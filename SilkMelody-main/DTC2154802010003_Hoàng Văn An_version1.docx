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3476C" w14:textId="77777777" w:rsidR="005E4740" w:rsidRPr="005E4740" w:rsidRDefault="005E4740" w:rsidP="00E05270">
      <w:pPr>
        <w:pBdr>
          <w:top w:val="single" w:sz="24" w:space="1" w:color="auto"/>
          <w:left w:val="single" w:sz="24" w:space="4" w:color="auto"/>
          <w:bottom w:val="single" w:sz="24" w:space="1" w:color="auto"/>
          <w:right w:val="single" w:sz="24" w:space="4" w:color="auto"/>
        </w:pBdr>
        <w:spacing w:line="360" w:lineRule="auto"/>
        <w:ind w:left="360"/>
        <w:jc w:val="center"/>
        <w:rPr>
          <w:b/>
          <w:lang w:val="en-US"/>
        </w:rPr>
      </w:pPr>
      <w:r w:rsidRPr="005E4740">
        <w:rPr>
          <w:b/>
          <w:lang w:val="en-US"/>
        </w:rPr>
        <w:t>TRƯỜNG ĐẠI HỌC CÔNG NGHỆ THÔNG TIN VÀ TRUYỀN THÔNG</w:t>
      </w:r>
    </w:p>
    <w:p w14:paraId="694BF482" w14:textId="257031A5" w:rsidR="005E4740" w:rsidRPr="00E815C9" w:rsidRDefault="005E4740" w:rsidP="00E05270">
      <w:pPr>
        <w:pBdr>
          <w:top w:val="single" w:sz="24" w:space="1" w:color="auto"/>
          <w:left w:val="single" w:sz="24" w:space="4" w:color="auto"/>
          <w:bottom w:val="single" w:sz="24" w:space="1" w:color="auto"/>
          <w:right w:val="single" w:sz="24" w:space="4" w:color="auto"/>
        </w:pBdr>
        <w:spacing w:line="360" w:lineRule="auto"/>
        <w:ind w:left="360"/>
        <w:jc w:val="center"/>
        <w:rPr>
          <w:b/>
          <w:lang w:val="en-US"/>
        </w:rPr>
      </w:pPr>
      <w:r w:rsidRPr="00E815C9">
        <w:rPr>
          <w:b/>
          <w:lang w:val="en-US"/>
        </w:rPr>
        <w:t>KHOA CÔNG NGHỆ THÔNG TIN</w:t>
      </w:r>
    </w:p>
    <w:p w14:paraId="62F82EFA" w14:textId="466D1F98" w:rsidR="005E4740" w:rsidRPr="005E4740" w:rsidRDefault="005E4740" w:rsidP="00E05270">
      <w:pPr>
        <w:pBdr>
          <w:top w:val="single" w:sz="24" w:space="1" w:color="auto"/>
          <w:left w:val="single" w:sz="24" w:space="4" w:color="auto"/>
          <w:bottom w:val="single" w:sz="24" w:space="1" w:color="auto"/>
          <w:right w:val="single" w:sz="24" w:space="4" w:color="auto"/>
        </w:pBdr>
        <w:spacing w:line="360" w:lineRule="auto"/>
        <w:ind w:left="360"/>
        <w:jc w:val="center"/>
        <w:rPr>
          <w:b/>
          <w:lang w:val="en-US"/>
        </w:rPr>
      </w:pPr>
    </w:p>
    <w:p w14:paraId="662F193D" w14:textId="6361DF7C" w:rsidR="005E4740" w:rsidRPr="005E4740" w:rsidRDefault="005E4740" w:rsidP="00E05270">
      <w:pPr>
        <w:pBdr>
          <w:top w:val="single" w:sz="24" w:space="1" w:color="auto"/>
          <w:left w:val="single" w:sz="24" w:space="4" w:color="auto"/>
          <w:bottom w:val="single" w:sz="24" w:space="1" w:color="auto"/>
          <w:right w:val="single" w:sz="24" w:space="4" w:color="auto"/>
        </w:pBdr>
        <w:spacing w:line="360" w:lineRule="auto"/>
        <w:ind w:left="360"/>
        <w:jc w:val="center"/>
        <w:rPr>
          <w:b/>
          <w:lang w:val="en-US"/>
        </w:rPr>
      </w:pPr>
    </w:p>
    <w:p w14:paraId="37E832FF" w14:textId="3CC78D03" w:rsidR="005E4740" w:rsidRPr="005E4740" w:rsidRDefault="005E4740" w:rsidP="00E05270">
      <w:pPr>
        <w:pBdr>
          <w:top w:val="single" w:sz="24" w:space="1" w:color="auto"/>
          <w:left w:val="single" w:sz="24" w:space="4" w:color="auto"/>
          <w:bottom w:val="single" w:sz="24" w:space="1" w:color="auto"/>
          <w:right w:val="single" w:sz="24" w:space="4" w:color="auto"/>
        </w:pBdr>
        <w:spacing w:line="360" w:lineRule="auto"/>
        <w:ind w:left="360"/>
        <w:jc w:val="center"/>
        <w:rPr>
          <w:b/>
          <w:lang w:val="en-US"/>
        </w:rPr>
      </w:pPr>
      <w:r w:rsidRPr="005E4740">
        <w:rPr>
          <w:noProof/>
          <w:lang w:val="en-US"/>
        </w:rPr>
        <w:drawing>
          <wp:inline distT="0" distB="0" distL="0" distR="0" wp14:anchorId="65CA6576" wp14:editId="7FAC300C">
            <wp:extent cx="1409700" cy="1409700"/>
            <wp:effectExtent l="0" t="0" r="0" b="0"/>
            <wp:docPr id="1502680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inline>
        </w:drawing>
      </w:r>
    </w:p>
    <w:p w14:paraId="61F92173" w14:textId="4E797452" w:rsidR="005E4740" w:rsidRPr="005E4740" w:rsidRDefault="005E4740" w:rsidP="00E05270">
      <w:pPr>
        <w:pBdr>
          <w:top w:val="single" w:sz="24" w:space="1" w:color="auto"/>
          <w:left w:val="single" w:sz="24" w:space="4" w:color="auto"/>
          <w:bottom w:val="single" w:sz="24" w:space="1" w:color="auto"/>
          <w:right w:val="single" w:sz="24" w:space="4" w:color="auto"/>
        </w:pBdr>
        <w:spacing w:line="360" w:lineRule="auto"/>
        <w:ind w:left="360"/>
        <w:jc w:val="center"/>
        <w:rPr>
          <w:b/>
          <w:lang w:val="en-US"/>
        </w:rPr>
      </w:pPr>
    </w:p>
    <w:p w14:paraId="2D851730" w14:textId="24704B87" w:rsidR="005E4740" w:rsidRPr="005E4740" w:rsidRDefault="005E4740" w:rsidP="00E05270">
      <w:pPr>
        <w:pBdr>
          <w:top w:val="single" w:sz="24" w:space="1" w:color="auto"/>
          <w:left w:val="single" w:sz="24" w:space="4" w:color="auto"/>
          <w:bottom w:val="single" w:sz="24" w:space="1" w:color="auto"/>
          <w:right w:val="single" w:sz="24" w:space="4" w:color="auto"/>
        </w:pBdr>
        <w:spacing w:line="360" w:lineRule="auto"/>
        <w:ind w:left="360"/>
        <w:jc w:val="center"/>
        <w:rPr>
          <w:b/>
          <w:lang w:val="en-US"/>
        </w:rPr>
      </w:pPr>
    </w:p>
    <w:p w14:paraId="2820A6D2" w14:textId="77777777" w:rsidR="00E815C9" w:rsidRDefault="00E815C9" w:rsidP="00E05270">
      <w:pPr>
        <w:pBdr>
          <w:top w:val="single" w:sz="24" w:space="1" w:color="auto"/>
          <w:left w:val="single" w:sz="24" w:space="4" w:color="auto"/>
          <w:bottom w:val="single" w:sz="24" w:space="1" w:color="auto"/>
          <w:right w:val="single" w:sz="24" w:space="4" w:color="auto"/>
        </w:pBdr>
        <w:spacing w:line="360" w:lineRule="auto"/>
        <w:ind w:left="360"/>
        <w:jc w:val="center"/>
        <w:rPr>
          <w:b/>
          <w:bCs/>
          <w:sz w:val="36"/>
          <w:szCs w:val="36"/>
          <w:lang w:val="en-US"/>
        </w:rPr>
      </w:pPr>
      <w:r w:rsidRPr="00E815C9">
        <w:rPr>
          <w:b/>
          <w:bCs/>
          <w:sz w:val="36"/>
          <w:szCs w:val="36"/>
          <w:lang w:val="en-US"/>
        </w:rPr>
        <w:t>HOÀNG VĂN AN</w:t>
      </w:r>
    </w:p>
    <w:p w14:paraId="363A9C48" w14:textId="77777777" w:rsidR="00E815C9" w:rsidRDefault="00E815C9" w:rsidP="00E05270">
      <w:pPr>
        <w:pBdr>
          <w:top w:val="single" w:sz="24" w:space="1" w:color="auto"/>
          <w:left w:val="single" w:sz="24" w:space="4" w:color="auto"/>
          <w:bottom w:val="single" w:sz="24" w:space="1" w:color="auto"/>
          <w:right w:val="single" w:sz="24" w:space="4" w:color="auto"/>
        </w:pBdr>
        <w:spacing w:line="360" w:lineRule="auto"/>
        <w:ind w:left="360"/>
        <w:jc w:val="center"/>
        <w:rPr>
          <w:b/>
          <w:bCs/>
          <w:sz w:val="36"/>
          <w:szCs w:val="36"/>
          <w:lang w:val="en-US"/>
        </w:rPr>
      </w:pPr>
      <w:r w:rsidRPr="00E815C9">
        <w:rPr>
          <w:b/>
          <w:bCs/>
          <w:sz w:val="36"/>
          <w:szCs w:val="36"/>
        </w:rPr>
        <w:t xml:space="preserve">  XÂY DỰNG GAME PLATFORMER 2D </w:t>
      </w:r>
    </w:p>
    <w:p w14:paraId="2EB66324" w14:textId="77777777" w:rsidR="00E815C9" w:rsidRDefault="00E815C9" w:rsidP="00E05270">
      <w:pPr>
        <w:pBdr>
          <w:top w:val="single" w:sz="24" w:space="1" w:color="auto"/>
          <w:left w:val="single" w:sz="24" w:space="4" w:color="auto"/>
          <w:bottom w:val="single" w:sz="24" w:space="1" w:color="auto"/>
          <w:right w:val="single" w:sz="24" w:space="4" w:color="auto"/>
        </w:pBdr>
        <w:spacing w:line="360" w:lineRule="auto"/>
        <w:ind w:left="360"/>
        <w:jc w:val="center"/>
        <w:rPr>
          <w:b/>
          <w:bCs/>
          <w:sz w:val="36"/>
          <w:szCs w:val="36"/>
          <w:lang w:val="en-US"/>
        </w:rPr>
      </w:pPr>
    </w:p>
    <w:p w14:paraId="57BC90A1" w14:textId="77777777" w:rsidR="00E815C9" w:rsidRDefault="00E815C9" w:rsidP="00E05270">
      <w:pPr>
        <w:pBdr>
          <w:top w:val="single" w:sz="24" w:space="1" w:color="auto"/>
          <w:left w:val="single" w:sz="24" w:space="4" w:color="auto"/>
          <w:bottom w:val="single" w:sz="24" w:space="1" w:color="auto"/>
          <w:right w:val="single" w:sz="24" w:space="4" w:color="auto"/>
        </w:pBdr>
        <w:spacing w:line="360" w:lineRule="auto"/>
        <w:ind w:left="360"/>
        <w:jc w:val="center"/>
        <w:rPr>
          <w:b/>
          <w:bCs/>
          <w:sz w:val="36"/>
          <w:szCs w:val="36"/>
          <w:lang w:val="en-US"/>
        </w:rPr>
      </w:pPr>
    </w:p>
    <w:p w14:paraId="39E077D1" w14:textId="77777777" w:rsidR="00E815C9" w:rsidRPr="00E815C9" w:rsidRDefault="00E815C9" w:rsidP="00E05270">
      <w:pPr>
        <w:pBdr>
          <w:top w:val="single" w:sz="24" w:space="1" w:color="auto"/>
          <w:left w:val="single" w:sz="24" w:space="4" w:color="auto"/>
          <w:bottom w:val="single" w:sz="24" w:space="1" w:color="auto"/>
          <w:right w:val="single" w:sz="24" w:space="4" w:color="auto"/>
        </w:pBdr>
        <w:spacing w:line="360" w:lineRule="auto"/>
        <w:ind w:left="360"/>
        <w:jc w:val="center"/>
        <w:rPr>
          <w:b/>
          <w:bCs/>
          <w:sz w:val="36"/>
          <w:szCs w:val="36"/>
          <w:lang w:val="en-US"/>
        </w:rPr>
      </w:pPr>
      <w:r w:rsidRPr="00E815C9">
        <w:rPr>
          <w:b/>
          <w:bCs/>
          <w:sz w:val="36"/>
          <w:szCs w:val="36"/>
          <w:lang w:val="en-US"/>
        </w:rPr>
        <w:t>ĐỒ ÁN TỐT NGHIỆP ĐẠI HỌC</w:t>
      </w:r>
    </w:p>
    <w:p w14:paraId="3D9279D9" w14:textId="77777777" w:rsidR="00E815C9" w:rsidRPr="00E815C9" w:rsidRDefault="00E815C9" w:rsidP="00E05270">
      <w:pPr>
        <w:pBdr>
          <w:top w:val="single" w:sz="24" w:space="1" w:color="auto"/>
          <w:left w:val="single" w:sz="24" w:space="4" w:color="auto"/>
          <w:bottom w:val="single" w:sz="24" w:space="1" w:color="auto"/>
          <w:right w:val="single" w:sz="24" w:space="4" w:color="auto"/>
        </w:pBdr>
        <w:spacing w:line="360" w:lineRule="auto"/>
        <w:ind w:left="360"/>
        <w:jc w:val="center"/>
        <w:rPr>
          <w:b/>
          <w:bCs/>
          <w:sz w:val="28"/>
          <w:szCs w:val="28"/>
          <w:lang w:val="en-US"/>
        </w:rPr>
      </w:pPr>
      <w:r w:rsidRPr="00E815C9">
        <w:rPr>
          <w:b/>
          <w:bCs/>
          <w:sz w:val="28"/>
          <w:szCs w:val="28"/>
          <w:lang w:val="en-US"/>
        </w:rPr>
        <w:t>NGÀNH CÔNG NGHỆ THÔNG TIN</w:t>
      </w:r>
    </w:p>
    <w:p w14:paraId="55411B8B" w14:textId="77777777" w:rsidR="00E815C9" w:rsidRDefault="00E815C9" w:rsidP="00E05270">
      <w:pPr>
        <w:pBdr>
          <w:top w:val="single" w:sz="24" w:space="1" w:color="auto"/>
          <w:left w:val="single" w:sz="24" w:space="4" w:color="auto"/>
          <w:bottom w:val="single" w:sz="24" w:space="1" w:color="auto"/>
          <w:right w:val="single" w:sz="24" w:space="4" w:color="auto"/>
        </w:pBdr>
        <w:spacing w:line="360" w:lineRule="auto"/>
        <w:ind w:left="360"/>
        <w:jc w:val="center"/>
        <w:rPr>
          <w:b/>
          <w:bCs/>
          <w:sz w:val="36"/>
          <w:szCs w:val="36"/>
          <w:lang w:val="en-US"/>
        </w:rPr>
      </w:pPr>
    </w:p>
    <w:p w14:paraId="1D20FC26" w14:textId="77777777" w:rsidR="00877A32" w:rsidRDefault="00877A32" w:rsidP="00E05270">
      <w:pPr>
        <w:pBdr>
          <w:top w:val="single" w:sz="24" w:space="1" w:color="auto"/>
          <w:left w:val="single" w:sz="24" w:space="4" w:color="auto"/>
          <w:bottom w:val="single" w:sz="24" w:space="1" w:color="auto"/>
          <w:right w:val="single" w:sz="24" w:space="4" w:color="auto"/>
        </w:pBdr>
        <w:spacing w:line="360" w:lineRule="auto"/>
        <w:ind w:left="360"/>
        <w:jc w:val="center"/>
        <w:rPr>
          <w:b/>
          <w:bCs/>
          <w:sz w:val="36"/>
          <w:szCs w:val="36"/>
          <w:lang w:val="en-US"/>
        </w:rPr>
      </w:pPr>
    </w:p>
    <w:p w14:paraId="6D173663" w14:textId="77777777" w:rsidR="00877A32" w:rsidRDefault="00877A32" w:rsidP="00E05270">
      <w:pPr>
        <w:pBdr>
          <w:top w:val="single" w:sz="24" w:space="1" w:color="auto"/>
          <w:left w:val="single" w:sz="24" w:space="4" w:color="auto"/>
          <w:bottom w:val="single" w:sz="24" w:space="1" w:color="auto"/>
          <w:right w:val="single" w:sz="24" w:space="4" w:color="auto"/>
        </w:pBdr>
        <w:spacing w:line="360" w:lineRule="auto"/>
        <w:ind w:left="360"/>
        <w:jc w:val="center"/>
        <w:rPr>
          <w:b/>
          <w:bCs/>
          <w:sz w:val="36"/>
          <w:szCs w:val="36"/>
          <w:lang w:val="en-US"/>
        </w:rPr>
      </w:pPr>
    </w:p>
    <w:p w14:paraId="45DED08A" w14:textId="01E17FF2" w:rsidR="00054660" w:rsidRPr="00E815C9" w:rsidRDefault="00E815C9" w:rsidP="00E05270">
      <w:pPr>
        <w:pBdr>
          <w:top w:val="single" w:sz="24" w:space="1" w:color="auto"/>
          <w:left w:val="single" w:sz="24" w:space="4" w:color="auto"/>
          <w:bottom w:val="single" w:sz="24" w:space="1" w:color="auto"/>
          <w:right w:val="single" w:sz="24" w:space="4" w:color="auto"/>
        </w:pBdr>
        <w:spacing w:line="360" w:lineRule="auto"/>
        <w:ind w:left="360"/>
        <w:jc w:val="center"/>
        <w:rPr>
          <w:b/>
          <w:bCs/>
          <w:szCs w:val="26"/>
        </w:rPr>
      </w:pPr>
      <w:r w:rsidRPr="00E815C9">
        <w:rPr>
          <w:b/>
          <w:bCs/>
          <w:szCs w:val="26"/>
        </w:rPr>
        <w:t>THÁI NGUYÊN, NĂM 202</w:t>
      </w:r>
      <w:r w:rsidRPr="00E815C9">
        <w:rPr>
          <w:b/>
          <w:bCs/>
          <w:szCs w:val="26"/>
          <w:lang w:val="en-US"/>
        </w:rPr>
        <w:t>6</w:t>
      </w:r>
      <w:r w:rsidRPr="00E815C9">
        <w:rPr>
          <w:b/>
          <w:bCs/>
          <w:szCs w:val="26"/>
        </w:rPr>
        <w:t xml:space="preserve"> </w:t>
      </w:r>
      <w:r w:rsidR="00054660" w:rsidRPr="00E815C9">
        <w:rPr>
          <w:b/>
          <w:bCs/>
          <w:szCs w:val="26"/>
        </w:rPr>
        <w:br w:type="page"/>
      </w:r>
    </w:p>
    <w:p w14:paraId="57EC406B" w14:textId="77777777" w:rsidR="00E815C9" w:rsidRDefault="00E815C9" w:rsidP="00E05270">
      <w:pPr>
        <w:pStyle w:val="ListParagraph"/>
        <w:numPr>
          <w:ilvl w:val="0"/>
          <w:numId w:val="1"/>
        </w:numPr>
        <w:spacing w:line="360" w:lineRule="auto"/>
        <w:jc w:val="both"/>
        <w:sectPr w:rsidR="00E815C9" w:rsidSect="00E815C9">
          <w:pgSz w:w="11906" w:h="16838" w:code="9"/>
          <w:pgMar w:top="1134" w:right="1134" w:bottom="1134" w:left="1701" w:header="709" w:footer="709" w:gutter="0"/>
          <w:cols w:space="708"/>
          <w:docGrid w:linePitch="360"/>
        </w:sectPr>
      </w:pPr>
    </w:p>
    <w:p w14:paraId="67BF1281" w14:textId="77777777" w:rsidR="00E815C9" w:rsidRPr="00E815C9" w:rsidRDefault="00E815C9" w:rsidP="00E05270">
      <w:pPr>
        <w:pStyle w:val="ListParagraph"/>
        <w:spacing w:line="360" w:lineRule="auto"/>
        <w:jc w:val="center"/>
        <w:rPr>
          <w:b/>
        </w:rPr>
      </w:pPr>
      <w:r w:rsidRPr="00E815C9">
        <w:rPr>
          <w:b/>
        </w:rPr>
        <w:lastRenderedPageBreak/>
        <w:t>TRƯỜNG ĐẠI HỌC CÔNG NGHỆ THÔNG TIN VÀ TRUYỀN THÔNG</w:t>
      </w:r>
    </w:p>
    <w:p w14:paraId="1DD8EB15" w14:textId="0155B22A" w:rsidR="00E815C9" w:rsidRPr="001F4AA8" w:rsidRDefault="00E815C9" w:rsidP="00E05270">
      <w:pPr>
        <w:pStyle w:val="ListParagraph"/>
        <w:spacing w:line="360" w:lineRule="auto"/>
        <w:jc w:val="center"/>
        <w:rPr>
          <w:b/>
        </w:rPr>
      </w:pPr>
      <w:r w:rsidRPr="001F4AA8">
        <w:rPr>
          <w:b/>
        </w:rPr>
        <w:t>KHOA CÔNG NGHỆ THÔNG TIN</w:t>
      </w:r>
    </w:p>
    <w:p w14:paraId="08823FC7" w14:textId="77777777" w:rsidR="00E815C9" w:rsidRPr="001F4AA8" w:rsidRDefault="00E815C9" w:rsidP="00E05270">
      <w:pPr>
        <w:pStyle w:val="ListParagraph"/>
        <w:spacing w:line="360" w:lineRule="auto"/>
        <w:jc w:val="center"/>
        <w:rPr>
          <w:b/>
        </w:rPr>
        <w:sectPr w:rsidR="00E815C9" w:rsidRPr="001F4AA8" w:rsidSect="0065408E">
          <w:footerReference w:type="default" r:id="rId9"/>
          <w:pgSz w:w="11906" w:h="16838" w:code="9"/>
          <w:pgMar w:top="1134" w:right="1134" w:bottom="1134" w:left="1701" w:header="709" w:footer="709" w:gutter="0"/>
          <w:cols w:space="708"/>
          <w:titlePg/>
          <w:docGrid w:linePitch="360"/>
        </w:sectPr>
      </w:pPr>
    </w:p>
    <w:p w14:paraId="3602FC85" w14:textId="00967BA8" w:rsidR="00E815C9" w:rsidRPr="001F4AA8" w:rsidRDefault="00E815C9" w:rsidP="00E05270">
      <w:pPr>
        <w:pStyle w:val="ListParagraph"/>
        <w:spacing w:line="360" w:lineRule="auto"/>
        <w:rPr>
          <w:b/>
        </w:rPr>
      </w:pPr>
    </w:p>
    <w:p w14:paraId="2A69108C" w14:textId="5C7417D7" w:rsidR="00E815C9" w:rsidRPr="001F4AA8" w:rsidRDefault="00617320" w:rsidP="00E05270">
      <w:pPr>
        <w:pStyle w:val="ListParagraph"/>
        <w:spacing w:line="360" w:lineRule="auto"/>
        <w:jc w:val="both"/>
        <w:rPr>
          <w:noProof/>
          <w:sz w:val="24"/>
        </w:rPr>
      </w:pPr>
      <w:r w:rsidRPr="005E4740">
        <w:rPr>
          <w:noProof/>
          <w:lang w:val="en-US"/>
        </w:rPr>
        <w:drawing>
          <wp:anchor distT="0" distB="0" distL="114300" distR="114300" simplePos="0" relativeHeight="251658240" behindDoc="0" locked="0" layoutInCell="1" allowOverlap="1" wp14:anchorId="4FC860F1" wp14:editId="6C412A96">
            <wp:simplePos x="0" y="0"/>
            <wp:positionH relativeFrom="column">
              <wp:posOffset>762000</wp:posOffset>
            </wp:positionH>
            <wp:positionV relativeFrom="paragraph">
              <wp:posOffset>137160</wp:posOffset>
            </wp:positionV>
            <wp:extent cx="1409700" cy="1409700"/>
            <wp:effectExtent l="0" t="0" r="0" b="0"/>
            <wp:wrapSquare wrapText="bothSides"/>
            <wp:docPr id="414200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0D4EAF25" wp14:editId="2EA4C5C3">
            <wp:simplePos x="0" y="0"/>
            <wp:positionH relativeFrom="column">
              <wp:posOffset>3969385</wp:posOffset>
            </wp:positionH>
            <wp:positionV relativeFrom="paragraph">
              <wp:posOffset>6350</wp:posOffset>
            </wp:positionV>
            <wp:extent cx="1522445" cy="1676400"/>
            <wp:effectExtent l="0" t="0" r="1905" b="0"/>
            <wp:wrapNone/>
            <wp:docPr id="25991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14917" name=""/>
                    <pic:cNvPicPr/>
                  </pic:nvPicPr>
                  <pic:blipFill>
                    <a:blip r:embed="rId10">
                      <a:extLst>
                        <a:ext uri="{28A0092B-C50C-407E-A947-70E740481C1C}">
                          <a14:useLocalDpi xmlns:a14="http://schemas.microsoft.com/office/drawing/2010/main" val="0"/>
                        </a:ext>
                      </a:extLst>
                    </a:blip>
                    <a:stretch>
                      <a:fillRect/>
                    </a:stretch>
                  </pic:blipFill>
                  <pic:spPr>
                    <a:xfrm>
                      <a:off x="0" y="0"/>
                      <a:ext cx="1522445" cy="1676400"/>
                    </a:xfrm>
                    <a:prstGeom prst="rect">
                      <a:avLst/>
                    </a:prstGeom>
                  </pic:spPr>
                </pic:pic>
              </a:graphicData>
            </a:graphic>
            <wp14:sizeRelH relativeFrom="margin">
              <wp14:pctWidth>0</wp14:pctWidth>
            </wp14:sizeRelH>
            <wp14:sizeRelV relativeFrom="margin">
              <wp14:pctHeight>0</wp14:pctHeight>
            </wp14:sizeRelV>
          </wp:anchor>
        </w:drawing>
      </w:r>
    </w:p>
    <w:p w14:paraId="7F5421EB" w14:textId="5D608FA8" w:rsidR="003F6B30" w:rsidRPr="001F4AA8" w:rsidRDefault="003F6B30" w:rsidP="00E05270">
      <w:pPr>
        <w:pStyle w:val="ListParagraph"/>
        <w:spacing w:line="360" w:lineRule="auto"/>
        <w:jc w:val="both"/>
        <w:rPr>
          <w:noProof/>
          <w:sz w:val="24"/>
        </w:rPr>
      </w:pPr>
    </w:p>
    <w:p w14:paraId="55619DFF" w14:textId="77777777" w:rsidR="003F6B30" w:rsidRPr="001F4AA8" w:rsidRDefault="003F6B30" w:rsidP="00E05270">
      <w:pPr>
        <w:pStyle w:val="ListParagraph"/>
        <w:spacing w:line="360" w:lineRule="auto"/>
        <w:jc w:val="both"/>
        <w:rPr>
          <w:noProof/>
          <w:sz w:val="24"/>
        </w:rPr>
      </w:pPr>
    </w:p>
    <w:p w14:paraId="5136F0DC" w14:textId="53C1D693" w:rsidR="003F6B30" w:rsidRPr="001F4AA8" w:rsidRDefault="003F6B30" w:rsidP="00E05270">
      <w:pPr>
        <w:pStyle w:val="ListParagraph"/>
        <w:spacing w:line="360" w:lineRule="auto"/>
        <w:jc w:val="both"/>
        <w:rPr>
          <w:noProof/>
          <w:sz w:val="24"/>
        </w:rPr>
      </w:pPr>
    </w:p>
    <w:p w14:paraId="682C9DA2" w14:textId="5A544DE7" w:rsidR="003F6B30" w:rsidRPr="001F4AA8" w:rsidRDefault="003F6B30" w:rsidP="00E05270">
      <w:pPr>
        <w:pStyle w:val="ListParagraph"/>
        <w:spacing w:line="360" w:lineRule="auto"/>
        <w:jc w:val="center"/>
        <w:rPr>
          <w:noProof/>
          <w:sz w:val="24"/>
        </w:rPr>
      </w:pPr>
      <w:r w:rsidRPr="001F4AA8">
        <w:rPr>
          <w:noProof/>
          <w:sz w:val="24"/>
        </w:rPr>
        <w:br w:type="textWrapping" w:clear="all"/>
      </w:r>
    </w:p>
    <w:p w14:paraId="1F40089C" w14:textId="77777777" w:rsidR="003F6B30" w:rsidRPr="001F4AA8" w:rsidRDefault="003F6B30" w:rsidP="00E05270">
      <w:pPr>
        <w:pStyle w:val="ListParagraph"/>
        <w:spacing w:line="360" w:lineRule="auto"/>
        <w:jc w:val="center"/>
        <w:rPr>
          <w:noProof/>
          <w:color w:val="EE0000"/>
          <w:sz w:val="44"/>
          <w:szCs w:val="44"/>
        </w:rPr>
      </w:pPr>
      <w:r w:rsidRPr="001F4AA8">
        <w:rPr>
          <w:b/>
          <w:noProof/>
          <w:color w:val="EE0000"/>
          <w:sz w:val="44"/>
          <w:szCs w:val="44"/>
        </w:rPr>
        <w:t>ĐỒ ÁN</w:t>
      </w:r>
    </w:p>
    <w:p w14:paraId="76970A75" w14:textId="77777777" w:rsidR="003F6B30" w:rsidRPr="001F4AA8" w:rsidRDefault="003F6B30" w:rsidP="00E05270">
      <w:pPr>
        <w:pStyle w:val="ListParagraph"/>
        <w:spacing w:line="360" w:lineRule="auto"/>
        <w:jc w:val="center"/>
        <w:rPr>
          <w:b/>
          <w:noProof/>
          <w:color w:val="EE0000"/>
          <w:sz w:val="44"/>
          <w:szCs w:val="44"/>
        </w:rPr>
      </w:pPr>
      <w:r w:rsidRPr="001F4AA8">
        <w:rPr>
          <w:b/>
          <w:noProof/>
          <w:color w:val="EE0000"/>
          <w:sz w:val="44"/>
          <w:szCs w:val="44"/>
        </w:rPr>
        <w:t>TỐT NGHIỆP ĐẠI HỌC</w:t>
      </w:r>
    </w:p>
    <w:p w14:paraId="59DB2B62" w14:textId="1A71F2A4" w:rsidR="003F6B30" w:rsidRPr="001F4AA8" w:rsidRDefault="003F6B30" w:rsidP="00E05270">
      <w:pPr>
        <w:pStyle w:val="ListParagraph"/>
        <w:spacing w:line="360" w:lineRule="auto"/>
        <w:jc w:val="center"/>
        <w:rPr>
          <w:b/>
          <w:noProof/>
          <w:sz w:val="28"/>
          <w:szCs w:val="28"/>
        </w:rPr>
      </w:pPr>
      <w:r w:rsidRPr="001F4AA8">
        <w:rPr>
          <w:b/>
          <w:noProof/>
          <w:sz w:val="28"/>
          <w:szCs w:val="28"/>
        </w:rPr>
        <w:t>NGÀNH CÔNG NGHỆ THÔNG TIN</w:t>
      </w:r>
    </w:p>
    <w:p w14:paraId="7F72F248" w14:textId="77777777" w:rsidR="003F6B30" w:rsidRPr="003F6B30" w:rsidRDefault="003F6B30" w:rsidP="00E05270">
      <w:pPr>
        <w:pStyle w:val="ListParagraph"/>
        <w:spacing w:line="360" w:lineRule="auto"/>
        <w:ind w:firstLine="720"/>
        <w:rPr>
          <w:b/>
          <w:i/>
          <w:noProof/>
          <w:sz w:val="28"/>
          <w:szCs w:val="28"/>
          <w:u w:val="single"/>
          <w:lang w:val="en-US"/>
        </w:rPr>
      </w:pPr>
      <w:r w:rsidRPr="003F6B30">
        <w:rPr>
          <w:b/>
          <w:i/>
          <w:noProof/>
          <w:sz w:val="28"/>
          <w:szCs w:val="28"/>
          <w:u w:val="single"/>
          <w:lang w:val="en-US"/>
        </w:rPr>
        <w:t>Đề tài:</w:t>
      </w:r>
    </w:p>
    <w:p w14:paraId="0B1CA125" w14:textId="77777777" w:rsidR="003F6B30" w:rsidRPr="003F6B30" w:rsidRDefault="003F6B30" w:rsidP="00E05270">
      <w:pPr>
        <w:pStyle w:val="ListParagraph"/>
        <w:spacing w:line="360" w:lineRule="auto"/>
        <w:rPr>
          <w:b/>
          <w:noProof/>
          <w:sz w:val="28"/>
          <w:szCs w:val="28"/>
          <w:lang w:val="en-US"/>
        </w:rPr>
      </w:pPr>
    </w:p>
    <w:p w14:paraId="26349E3B" w14:textId="098231B3" w:rsidR="003F6B30" w:rsidRPr="00877A32" w:rsidRDefault="003F6B30" w:rsidP="00E05270">
      <w:pPr>
        <w:pStyle w:val="ListParagraph"/>
        <w:spacing w:line="360" w:lineRule="auto"/>
        <w:jc w:val="center"/>
        <w:rPr>
          <w:b/>
          <w:bCs/>
          <w:sz w:val="36"/>
          <w:szCs w:val="36"/>
          <w:lang w:val="en-US"/>
        </w:rPr>
      </w:pPr>
      <w:r w:rsidRPr="00E815C9">
        <w:rPr>
          <w:b/>
          <w:bCs/>
          <w:sz w:val="36"/>
          <w:szCs w:val="36"/>
        </w:rPr>
        <w:t>XÂY DỰNG GAME PLATFORMER 2D</w:t>
      </w:r>
    </w:p>
    <w:p w14:paraId="7D75EFA1" w14:textId="77777777" w:rsidR="003F6B30" w:rsidRDefault="003F6B30" w:rsidP="00E05270">
      <w:pPr>
        <w:pStyle w:val="ListParagraph"/>
        <w:spacing w:line="360" w:lineRule="auto"/>
        <w:rPr>
          <w:b/>
          <w:bCs/>
          <w:sz w:val="36"/>
          <w:szCs w:val="36"/>
          <w:lang w:val="en-US"/>
        </w:rPr>
      </w:pPr>
    </w:p>
    <w:tbl>
      <w:tblPr>
        <w:tblStyle w:val="PlainTable4"/>
        <w:tblW w:w="8339" w:type="dxa"/>
        <w:tblInd w:w="743" w:type="dxa"/>
        <w:tblLook w:val="04A0" w:firstRow="1" w:lastRow="0" w:firstColumn="1" w:lastColumn="0" w:noHBand="0" w:noVBand="1"/>
      </w:tblPr>
      <w:tblGrid>
        <w:gridCol w:w="1522"/>
        <w:gridCol w:w="2647"/>
        <w:gridCol w:w="3113"/>
        <w:gridCol w:w="1057"/>
      </w:tblGrid>
      <w:tr w:rsidR="00617320" w14:paraId="01CB836B" w14:textId="77777777" w:rsidTr="00877A32">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522" w:type="dxa"/>
          </w:tcPr>
          <w:p w14:paraId="523DD29D" w14:textId="77777777" w:rsidR="00617320" w:rsidRDefault="00617320" w:rsidP="00E05270">
            <w:pPr>
              <w:pStyle w:val="ListParagraph"/>
              <w:spacing w:line="360" w:lineRule="auto"/>
              <w:ind w:left="0"/>
              <w:jc w:val="center"/>
              <w:rPr>
                <w:b w:val="0"/>
                <w:bCs w:val="0"/>
                <w:sz w:val="36"/>
                <w:szCs w:val="36"/>
                <w:lang w:val="en-US"/>
              </w:rPr>
            </w:pPr>
          </w:p>
        </w:tc>
        <w:tc>
          <w:tcPr>
            <w:tcW w:w="2647" w:type="dxa"/>
          </w:tcPr>
          <w:p w14:paraId="28C5B152" w14:textId="33B0ADD5" w:rsidR="00617320" w:rsidRPr="00617320" w:rsidRDefault="00617320" w:rsidP="00E05270">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szCs w:val="26"/>
                <w:lang w:val="en-US"/>
              </w:rPr>
            </w:pPr>
            <w:r w:rsidRPr="00617320">
              <w:rPr>
                <w:szCs w:val="26"/>
                <w:lang w:val="en-US"/>
              </w:rPr>
              <w:t xml:space="preserve">Sinh viên thực hiện </w:t>
            </w:r>
          </w:p>
        </w:tc>
        <w:tc>
          <w:tcPr>
            <w:tcW w:w="3113" w:type="dxa"/>
          </w:tcPr>
          <w:p w14:paraId="433059ED" w14:textId="28C5B798" w:rsidR="00617320" w:rsidRPr="00617320" w:rsidRDefault="00617320" w:rsidP="00E05270">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szCs w:val="26"/>
                <w:lang w:val="en-US"/>
              </w:rPr>
            </w:pPr>
            <w:r w:rsidRPr="00617320">
              <w:rPr>
                <w:szCs w:val="26"/>
                <w:lang w:val="en-US"/>
              </w:rPr>
              <w:t>: HOÀNG VĂN AN</w:t>
            </w:r>
          </w:p>
        </w:tc>
        <w:tc>
          <w:tcPr>
            <w:tcW w:w="1057" w:type="dxa"/>
          </w:tcPr>
          <w:p w14:paraId="30F6A959" w14:textId="77777777" w:rsidR="00617320" w:rsidRDefault="00617320" w:rsidP="00E05270">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b w:val="0"/>
                <w:bCs w:val="0"/>
                <w:sz w:val="36"/>
                <w:szCs w:val="36"/>
                <w:lang w:val="en-US"/>
              </w:rPr>
            </w:pPr>
          </w:p>
        </w:tc>
      </w:tr>
      <w:tr w:rsidR="00617320" w14:paraId="3E54D43D" w14:textId="77777777" w:rsidTr="006173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shd w:val="clear" w:color="auto" w:fill="FFFFFF" w:themeFill="background1"/>
          </w:tcPr>
          <w:p w14:paraId="777D494E" w14:textId="77777777" w:rsidR="00617320" w:rsidRDefault="00617320" w:rsidP="00E05270">
            <w:pPr>
              <w:pStyle w:val="ListParagraph"/>
              <w:spacing w:line="360" w:lineRule="auto"/>
              <w:ind w:left="0"/>
              <w:jc w:val="center"/>
              <w:rPr>
                <w:b w:val="0"/>
                <w:bCs w:val="0"/>
                <w:sz w:val="36"/>
                <w:szCs w:val="36"/>
                <w:lang w:val="en-US"/>
              </w:rPr>
            </w:pPr>
          </w:p>
        </w:tc>
        <w:tc>
          <w:tcPr>
            <w:tcW w:w="2647" w:type="dxa"/>
            <w:shd w:val="clear" w:color="auto" w:fill="FFFFFF" w:themeFill="background1"/>
          </w:tcPr>
          <w:p w14:paraId="1C722057" w14:textId="4E8E2772" w:rsidR="00617320" w:rsidRPr="00617320" w:rsidRDefault="00617320" w:rsidP="00E05270">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bCs/>
                <w:szCs w:val="26"/>
                <w:lang w:val="en-US"/>
              </w:rPr>
            </w:pPr>
            <w:r w:rsidRPr="00617320">
              <w:rPr>
                <w:b/>
                <w:bCs/>
                <w:szCs w:val="26"/>
                <w:lang w:val="en-US"/>
              </w:rPr>
              <w:t>Lớp</w:t>
            </w:r>
          </w:p>
        </w:tc>
        <w:tc>
          <w:tcPr>
            <w:tcW w:w="3113" w:type="dxa"/>
            <w:shd w:val="clear" w:color="auto" w:fill="FFFFFF" w:themeFill="background1"/>
          </w:tcPr>
          <w:p w14:paraId="614F5C7B" w14:textId="42894FC3" w:rsidR="00617320" w:rsidRPr="00617320" w:rsidRDefault="00617320" w:rsidP="00E05270">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bCs/>
                <w:szCs w:val="26"/>
                <w:lang w:val="en-US"/>
              </w:rPr>
            </w:pPr>
            <w:r w:rsidRPr="00617320">
              <w:rPr>
                <w:b/>
                <w:bCs/>
                <w:szCs w:val="26"/>
                <w:lang w:val="en-US"/>
              </w:rPr>
              <w:t>:</w:t>
            </w:r>
            <w:r>
              <w:rPr>
                <w:b/>
                <w:bCs/>
                <w:szCs w:val="26"/>
                <w:lang w:val="en-US"/>
              </w:rPr>
              <w:t xml:space="preserve"> </w:t>
            </w:r>
            <w:r w:rsidRPr="00617320">
              <w:rPr>
                <w:b/>
                <w:bCs/>
                <w:szCs w:val="26"/>
                <w:lang w:val="en-US"/>
              </w:rPr>
              <w:t>CNTT-K20P</w:t>
            </w:r>
          </w:p>
        </w:tc>
        <w:tc>
          <w:tcPr>
            <w:tcW w:w="1057" w:type="dxa"/>
            <w:shd w:val="clear" w:color="auto" w:fill="FFFFFF" w:themeFill="background1"/>
          </w:tcPr>
          <w:p w14:paraId="3C9BC156" w14:textId="77777777" w:rsidR="00617320" w:rsidRDefault="00617320" w:rsidP="00E05270">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
                <w:bCs/>
                <w:sz w:val="36"/>
                <w:szCs w:val="36"/>
                <w:lang w:val="en-US"/>
              </w:rPr>
            </w:pPr>
          </w:p>
        </w:tc>
      </w:tr>
      <w:tr w:rsidR="00617320" w14:paraId="6234A37C" w14:textId="77777777" w:rsidTr="00617320">
        <w:tc>
          <w:tcPr>
            <w:cnfStyle w:val="001000000000" w:firstRow="0" w:lastRow="0" w:firstColumn="1" w:lastColumn="0" w:oddVBand="0" w:evenVBand="0" w:oddHBand="0" w:evenHBand="0" w:firstRowFirstColumn="0" w:firstRowLastColumn="0" w:lastRowFirstColumn="0" w:lastRowLastColumn="0"/>
            <w:tcW w:w="1522" w:type="dxa"/>
          </w:tcPr>
          <w:p w14:paraId="575EF363" w14:textId="77777777" w:rsidR="00617320" w:rsidRDefault="00617320" w:rsidP="00E05270">
            <w:pPr>
              <w:pStyle w:val="ListParagraph"/>
              <w:spacing w:line="360" w:lineRule="auto"/>
              <w:ind w:left="0"/>
              <w:jc w:val="center"/>
              <w:rPr>
                <w:b w:val="0"/>
                <w:bCs w:val="0"/>
                <w:sz w:val="36"/>
                <w:szCs w:val="36"/>
                <w:lang w:val="en-US"/>
              </w:rPr>
            </w:pPr>
          </w:p>
        </w:tc>
        <w:tc>
          <w:tcPr>
            <w:tcW w:w="2647" w:type="dxa"/>
          </w:tcPr>
          <w:p w14:paraId="70AC04E3" w14:textId="42DCFE75" w:rsidR="00617320" w:rsidRPr="00617320" w:rsidRDefault="00617320" w:rsidP="00E05270">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
                <w:bCs/>
                <w:szCs w:val="26"/>
                <w:lang w:val="en-US"/>
              </w:rPr>
            </w:pPr>
            <w:r w:rsidRPr="00617320">
              <w:rPr>
                <w:b/>
                <w:bCs/>
                <w:szCs w:val="26"/>
                <w:lang w:val="en-US"/>
              </w:rPr>
              <w:t>Giáo viên hướng dẫn</w:t>
            </w:r>
          </w:p>
        </w:tc>
        <w:tc>
          <w:tcPr>
            <w:tcW w:w="3113" w:type="dxa"/>
          </w:tcPr>
          <w:p w14:paraId="12447633" w14:textId="2D0475E1" w:rsidR="00617320" w:rsidRPr="00617320" w:rsidRDefault="00617320" w:rsidP="00E05270">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
                <w:bCs/>
                <w:szCs w:val="26"/>
                <w:lang w:val="en-US"/>
              </w:rPr>
            </w:pPr>
            <w:r w:rsidRPr="00617320">
              <w:rPr>
                <w:b/>
                <w:bCs/>
                <w:szCs w:val="26"/>
                <w:lang w:val="en-US"/>
              </w:rPr>
              <w:t xml:space="preserve">: TS. </w:t>
            </w:r>
            <w:r w:rsidRPr="00617320">
              <w:rPr>
                <w:b/>
                <w:bCs/>
                <w:szCs w:val="26"/>
              </w:rPr>
              <w:t>Vũ Đức Quang</w:t>
            </w:r>
          </w:p>
        </w:tc>
        <w:tc>
          <w:tcPr>
            <w:tcW w:w="1057" w:type="dxa"/>
          </w:tcPr>
          <w:p w14:paraId="67772E35" w14:textId="77777777" w:rsidR="00617320" w:rsidRDefault="00617320" w:rsidP="00E05270">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
                <w:bCs/>
                <w:sz w:val="36"/>
                <w:szCs w:val="36"/>
                <w:lang w:val="en-US"/>
              </w:rPr>
            </w:pPr>
          </w:p>
        </w:tc>
      </w:tr>
    </w:tbl>
    <w:p w14:paraId="3E6739D9" w14:textId="77777777" w:rsidR="003F6B30" w:rsidRPr="00877A32" w:rsidRDefault="003F6B30" w:rsidP="00E05270">
      <w:pPr>
        <w:spacing w:line="360" w:lineRule="auto"/>
        <w:rPr>
          <w:b/>
          <w:bCs/>
          <w:sz w:val="36"/>
          <w:szCs w:val="36"/>
          <w:lang w:val="en-US"/>
        </w:rPr>
      </w:pPr>
    </w:p>
    <w:p w14:paraId="72269A1C" w14:textId="77777777" w:rsidR="003F6B30" w:rsidRDefault="003F6B30" w:rsidP="00E05270">
      <w:pPr>
        <w:pStyle w:val="ListParagraph"/>
        <w:spacing w:line="360" w:lineRule="auto"/>
        <w:jc w:val="center"/>
        <w:rPr>
          <w:b/>
          <w:bCs/>
          <w:sz w:val="36"/>
          <w:szCs w:val="36"/>
          <w:lang w:val="en-US"/>
        </w:rPr>
      </w:pPr>
    </w:p>
    <w:p w14:paraId="029F35DF" w14:textId="77777777" w:rsidR="003F6B30" w:rsidRDefault="003F6B30" w:rsidP="00E05270">
      <w:pPr>
        <w:pStyle w:val="ListParagraph"/>
        <w:spacing w:line="360" w:lineRule="auto"/>
        <w:jc w:val="center"/>
        <w:rPr>
          <w:b/>
          <w:bCs/>
          <w:sz w:val="36"/>
          <w:szCs w:val="36"/>
          <w:lang w:val="en-US"/>
        </w:rPr>
      </w:pPr>
    </w:p>
    <w:p w14:paraId="77C3AC97" w14:textId="77777777" w:rsidR="003F6B30" w:rsidRDefault="003F6B30" w:rsidP="00E05270">
      <w:pPr>
        <w:pStyle w:val="ListParagraph"/>
        <w:spacing w:line="360" w:lineRule="auto"/>
        <w:jc w:val="center"/>
        <w:rPr>
          <w:b/>
          <w:bCs/>
          <w:sz w:val="36"/>
          <w:szCs w:val="36"/>
          <w:lang w:val="en-US"/>
        </w:rPr>
      </w:pPr>
    </w:p>
    <w:p w14:paraId="113B562A" w14:textId="77777777" w:rsidR="00711AAC" w:rsidRDefault="003F6B30" w:rsidP="00E05270">
      <w:pPr>
        <w:spacing w:line="360" w:lineRule="auto"/>
        <w:jc w:val="center"/>
        <w:rPr>
          <w:b/>
          <w:bCs/>
          <w:i/>
          <w:szCs w:val="26"/>
          <w:lang w:val="en-US"/>
        </w:rPr>
      </w:pPr>
      <w:r w:rsidRPr="003F6B30">
        <w:rPr>
          <w:b/>
          <w:bCs/>
          <w:i/>
          <w:szCs w:val="26"/>
          <w:lang w:val="en-US"/>
        </w:rPr>
        <w:t>Thái Nguyên, năm 2025</w:t>
      </w:r>
    </w:p>
    <w:p w14:paraId="56292781" w14:textId="150B5320" w:rsidR="0065408E" w:rsidRPr="003F6B30" w:rsidRDefault="0065408E" w:rsidP="00E05270">
      <w:pPr>
        <w:spacing w:line="360" w:lineRule="auto"/>
        <w:jc w:val="center"/>
        <w:rPr>
          <w:noProof/>
          <w:szCs w:val="26"/>
          <w:lang w:val="en-US"/>
        </w:rPr>
        <w:sectPr w:rsidR="0065408E" w:rsidRPr="003F6B30" w:rsidSect="003F6B30">
          <w:type w:val="continuous"/>
          <w:pgSz w:w="11906" w:h="16838" w:code="9"/>
          <w:pgMar w:top="1138" w:right="1138" w:bottom="1138" w:left="1699" w:header="706" w:footer="706" w:gutter="0"/>
          <w:cols w:space="708"/>
          <w:docGrid w:linePitch="360"/>
        </w:sectPr>
      </w:pPr>
    </w:p>
    <w:p w14:paraId="25F24086" w14:textId="77777777" w:rsidR="00757ED2" w:rsidRPr="00757ED2" w:rsidRDefault="00757ED2" w:rsidP="00E05270">
      <w:pPr>
        <w:pStyle w:val="Heading1"/>
      </w:pPr>
      <w:bookmarkStart w:id="0" w:name="_Toc230475709"/>
      <w:r w:rsidRPr="00757ED2">
        <w:lastRenderedPageBreak/>
        <w:t>LỜI CAM ĐOAN</w:t>
      </w:r>
      <w:bookmarkEnd w:id="0"/>
    </w:p>
    <w:p w14:paraId="59A22E5E" w14:textId="3ACFEAB6" w:rsidR="00757ED2" w:rsidRDefault="00757ED2" w:rsidP="00E05270">
      <w:pPr>
        <w:shd w:val="clear" w:color="auto" w:fill="FFFFFF"/>
        <w:spacing w:line="360" w:lineRule="auto"/>
        <w:ind w:firstLine="720"/>
        <w:rPr>
          <w:color w:val="010101"/>
          <w:kern w:val="0"/>
          <w:szCs w:val="26"/>
        </w:rPr>
      </w:pPr>
      <w:r>
        <w:rPr>
          <w:color w:val="000000"/>
          <w:szCs w:val="26"/>
        </w:rPr>
        <w:tab/>
      </w:r>
      <w:r>
        <w:rPr>
          <w:color w:val="010101"/>
          <w:szCs w:val="26"/>
        </w:rPr>
        <w:t xml:space="preserve">Em xin cam đoan rằng báo cáo đồ án tốt nghiệp này do em tự thực hiệ dưới sự hướng dẫn của thầy </w:t>
      </w:r>
      <w:r w:rsidRPr="00757ED2">
        <w:rPr>
          <w:b/>
          <w:bCs/>
          <w:color w:val="010101"/>
          <w:szCs w:val="26"/>
        </w:rPr>
        <w:t xml:space="preserve"> Vũ Đức Quang</w:t>
      </w:r>
      <w:r>
        <w:rPr>
          <w:color w:val="010101"/>
          <w:szCs w:val="26"/>
        </w:rPr>
        <w:t>. Toàn bộ nội dung và kết quả trong báo cáo là do em tự nghiên cứu, triển khai và hoàn thành. Em hoàn toàn chịu trách nhiệm về tính trung thực và nội dung của báo cáo này.</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652"/>
        <w:gridCol w:w="5352"/>
      </w:tblGrid>
      <w:tr w:rsidR="00757ED2" w14:paraId="636522EC" w14:textId="77777777">
        <w:tc>
          <w:tcPr>
            <w:tcW w:w="3652" w:type="dxa"/>
            <w:tcBorders>
              <w:top w:val="nil"/>
              <w:left w:val="nil"/>
              <w:bottom w:val="nil"/>
              <w:right w:val="nil"/>
            </w:tcBorders>
          </w:tcPr>
          <w:p w14:paraId="3DD9B63F" w14:textId="77777777" w:rsidR="00757ED2" w:rsidRDefault="00757ED2" w:rsidP="00E05270">
            <w:pPr>
              <w:spacing w:after="0" w:line="360" w:lineRule="auto"/>
              <w:ind w:left="357" w:hanging="357"/>
              <w:jc w:val="both"/>
              <w:rPr>
                <w:caps/>
                <w:color w:val="000000"/>
                <w:szCs w:val="26"/>
              </w:rPr>
            </w:pPr>
          </w:p>
        </w:tc>
        <w:tc>
          <w:tcPr>
            <w:tcW w:w="5352" w:type="dxa"/>
            <w:tcBorders>
              <w:top w:val="nil"/>
              <w:left w:val="nil"/>
              <w:bottom w:val="nil"/>
              <w:right w:val="nil"/>
            </w:tcBorders>
          </w:tcPr>
          <w:p w14:paraId="64317084" w14:textId="067D4A87" w:rsidR="00757ED2" w:rsidRPr="00757ED2" w:rsidRDefault="00757ED2" w:rsidP="00E05270">
            <w:pPr>
              <w:spacing w:before="120" w:line="360" w:lineRule="auto"/>
              <w:jc w:val="center"/>
              <w:rPr>
                <w:i/>
                <w:iCs/>
                <w:color w:val="000000"/>
                <w:szCs w:val="26"/>
              </w:rPr>
            </w:pPr>
            <w:r>
              <w:rPr>
                <w:i/>
                <w:iCs/>
                <w:color w:val="000000"/>
                <w:szCs w:val="26"/>
              </w:rPr>
              <w:t>Thái Nguyên, Ngày…Tháng…Năm 202</w:t>
            </w:r>
            <w:r w:rsidRPr="00757ED2">
              <w:rPr>
                <w:i/>
                <w:iCs/>
                <w:color w:val="000000"/>
                <w:szCs w:val="26"/>
              </w:rPr>
              <w:t>6</w:t>
            </w:r>
          </w:p>
          <w:p w14:paraId="57B66BCB" w14:textId="77777777" w:rsidR="00757ED2" w:rsidRDefault="00757ED2" w:rsidP="00E05270">
            <w:pPr>
              <w:spacing w:before="120" w:line="360" w:lineRule="auto"/>
              <w:jc w:val="center"/>
              <w:rPr>
                <w:color w:val="000000"/>
                <w:szCs w:val="26"/>
              </w:rPr>
            </w:pPr>
            <w:r>
              <w:rPr>
                <w:color w:val="000000"/>
                <w:szCs w:val="26"/>
              </w:rPr>
              <w:t xml:space="preserve">  Sinh Viên</w:t>
            </w:r>
          </w:p>
          <w:p w14:paraId="0C521D8C" w14:textId="77777777" w:rsidR="00757ED2" w:rsidRDefault="00757ED2" w:rsidP="00E05270">
            <w:pPr>
              <w:spacing w:after="0" w:line="360" w:lineRule="auto"/>
              <w:ind w:left="357" w:hanging="357"/>
              <w:jc w:val="center"/>
              <w:rPr>
                <w:b/>
                <w:bCs/>
                <w:caps/>
                <w:color w:val="000000"/>
                <w:szCs w:val="26"/>
              </w:rPr>
            </w:pPr>
          </w:p>
          <w:p w14:paraId="45442C52" w14:textId="77777777" w:rsidR="00757ED2" w:rsidRDefault="00757ED2" w:rsidP="00E05270">
            <w:pPr>
              <w:spacing w:after="0" w:line="360" w:lineRule="auto"/>
              <w:jc w:val="center"/>
              <w:rPr>
                <w:color w:val="000000"/>
                <w:szCs w:val="26"/>
              </w:rPr>
            </w:pPr>
            <w:r>
              <w:rPr>
                <w:b/>
                <w:bCs/>
                <w:color w:val="000000"/>
                <w:szCs w:val="26"/>
              </w:rPr>
              <w:t xml:space="preserve">     </w:t>
            </w:r>
          </w:p>
        </w:tc>
      </w:tr>
    </w:tbl>
    <w:p w14:paraId="14AC599D" w14:textId="77777777" w:rsidR="00711AAC" w:rsidRDefault="00711AAC" w:rsidP="00E05270">
      <w:pPr>
        <w:pStyle w:val="Heading1"/>
      </w:pPr>
      <w:r>
        <w:br w:type="page"/>
      </w:r>
    </w:p>
    <w:p w14:paraId="272B4AC1" w14:textId="4343A20B" w:rsidR="00757ED2" w:rsidRPr="00757ED2" w:rsidRDefault="00757ED2" w:rsidP="00E05270">
      <w:pPr>
        <w:pStyle w:val="Heading1"/>
      </w:pPr>
      <w:bookmarkStart w:id="1" w:name="_Toc230475710"/>
      <w:r w:rsidRPr="00757ED2">
        <w:lastRenderedPageBreak/>
        <w:t>LỜI CẢM ƠN</w:t>
      </w:r>
      <w:bookmarkEnd w:id="1"/>
    </w:p>
    <w:p w14:paraId="42DF93CD" w14:textId="77777777" w:rsidR="00757ED2" w:rsidRPr="00043965" w:rsidRDefault="00757ED2" w:rsidP="00E05270">
      <w:pPr>
        <w:spacing w:line="360" w:lineRule="auto"/>
        <w:ind w:firstLine="720"/>
      </w:pPr>
      <w:r w:rsidRPr="00043965">
        <w:t xml:space="preserve">Trước tiên, em xin bày tỏ lòng biết ơn sâu sắc tới </w:t>
      </w:r>
      <w:r w:rsidRPr="00043965">
        <w:rPr>
          <w:b/>
          <w:bCs/>
        </w:rPr>
        <w:t>Trường Đại học Công nghệ Thông tin và Truyền thông – Đại học Thái Nguyên</w:t>
      </w:r>
      <w:r w:rsidRPr="00043965">
        <w:t xml:space="preserve"> đã tạo điều kiện thuận lợi về môi trường học tập, cơ sở vật chất và hỗ trợ em trong suốt quá trình học tập cũng như thực hiện đề tài: </w:t>
      </w:r>
      <w:r w:rsidRPr="00043965">
        <w:rPr>
          <w:bCs/>
        </w:rPr>
        <w:t>“</w:t>
      </w:r>
      <w:r w:rsidRPr="00043965">
        <w:rPr>
          <w:b/>
        </w:rPr>
        <w:t>Xây dựng Game Platformer 2D</w:t>
      </w:r>
      <w:r w:rsidRPr="00043965">
        <w:rPr>
          <w:bCs/>
        </w:rPr>
        <w:t>”</w:t>
      </w:r>
      <w:r w:rsidRPr="00043965">
        <w:t>.</w:t>
      </w:r>
    </w:p>
    <w:p w14:paraId="1635E71B" w14:textId="12F26D13" w:rsidR="00757ED2" w:rsidRPr="00043965" w:rsidRDefault="00757ED2" w:rsidP="00E05270">
      <w:pPr>
        <w:spacing w:line="360" w:lineRule="auto"/>
        <w:ind w:firstLine="720"/>
      </w:pPr>
      <w:r w:rsidRPr="00043965">
        <w:t xml:space="preserve">Đặc biệt, em xin gửi lời cảm ơn chân thành tới thầy </w:t>
      </w:r>
      <w:r w:rsidRPr="00043965">
        <w:rPr>
          <w:b/>
          <w:bCs/>
        </w:rPr>
        <w:t>Vũ Đức Quang</w:t>
      </w:r>
      <w:r w:rsidRPr="00043965">
        <w:t xml:space="preserve">  người đã tận tình hướng dẫn, chỉ bảo và đồng hành cùng em trong suốt quá trình thực hiện đồ án. Những ý kiến đóng góp quý báu cùng sự hỗ trợ nhiệt tình của thầy đã giúp em hoàn thiện đề tài, đồng thời nâng cao kiến thức chuyên môn và kỹ năng thực hành trong lĩnh vực phát triển game.</w:t>
      </w:r>
    </w:p>
    <w:p w14:paraId="2CEFC329" w14:textId="77777777" w:rsidR="00757ED2" w:rsidRPr="00043965" w:rsidRDefault="00757ED2" w:rsidP="00E05270">
      <w:pPr>
        <w:spacing w:line="360" w:lineRule="auto"/>
        <w:ind w:firstLine="720"/>
      </w:pPr>
      <w:r w:rsidRPr="00043965">
        <w:t>Em cũng xin chân thành cảm ơn quý thầy cô trong khoa đã truyền đạt cho em những kiến thức nền tảng và chuyên môn cần thiết trong suốt thời gian học tập tại trường. Đây là hành trang quan trọng giúp em có thể vận dụng vào quá trình nghiên cứu và triển khai đề tài.</w:t>
      </w:r>
    </w:p>
    <w:p w14:paraId="051ED942" w14:textId="77777777" w:rsidR="00757ED2" w:rsidRPr="00043965" w:rsidRDefault="00757ED2" w:rsidP="00E05270">
      <w:pPr>
        <w:spacing w:line="360" w:lineRule="auto"/>
        <w:ind w:firstLine="720"/>
      </w:pPr>
      <w:r w:rsidRPr="00043965">
        <w:t>Bên cạnh đó, em xin gửi lời cảm ơn tới gia đình và bạn bè đã luôn động viên, khích lệ và hỗ trợ em cả về tinh thần lẫn vật chất trong suốt thời gian học tập và hoàn thành đồ án.</w:t>
      </w:r>
    </w:p>
    <w:p w14:paraId="0B8178E5" w14:textId="77777777" w:rsidR="00757ED2" w:rsidRPr="00043965" w:rsidRDefault="00757ED2" w:rsidP="00E05270">
      <w:pPr>
        <w:spacing w:line="360" w:lineRule="auto"/>
        <w:ind w:firstLine="720"/>
      </w:pPr>
      <w:r w:rsidRPr="00043965">
        <w:t>Mặc dù đã cố gắng hoàn thiện đề tài với tinh thần nghiêm túc và trách nhiệm cao, tuy nhiên do thời gian thực hiện có hạn và kiến thức thực tế còn hạn chế nên đồ án khó tránh khỏi những thiếu sót. Em rất mong nhận được những ý kiến đóng góp quý báu từ quý thầy cô để đề tài được hoàn thiện hơn cũng như giúp em tích lũy thêm kinh nghiệm cho công việc sau này.</w:t>
      </w:r>
    </w:p>
    <w:p w14:paraId="794F3D34" w14:textId="56694285" w:rsidR="001F4AA8" w:rsidRPr="00043965" w:rsidRDefault="00757ED2" w:rsidP="00E05270">
      <w:pPr>
        <w:spacing w:line="360" w:lineRule="auto"/>
        <w:rPr>
          <w:b/>
          <w:bCs/>
        </w:rPr>
      </w:pPr>
      <w:r w:rsidRPr="00043965">
        <w:rPr>
          <w:b/>
          <w:bCs/>
        </w:rPr>
        <w:t>Em xin chân thành cảm ơn</w:t>
      </w:r>
      <w:r w:rsidR="001F4AA8" w:rsidRPr="00043965">
        <w:rPr>
          <w:b/>
          <w:bCs/>
        </w:rPr>
        <w:br w:type="page"/>
      </w:r>
    </w:p>
    <w:p w14:paraId="39892102" w14:textId="11D0D24A" w:rsidR="00583FDC" w:rsidRDefault="00583FDC" w:rsidP="00E05270">
      <w:pPr>
        <w:pStyle w:val="Heading1"/>
      </w:pPr>
      <w:bookmarkStart w:id="2" w:name="_Toc230475711"/>
      <w:r>
        <w:lastRenderedPageBreak/>
        <w:t>MỤC LỤC</w:t>
      </w:r>
      <w:bookmarkEnd w:id="2"/>
    </w:p>
    <w:sdt>
      <w:sdtPr>
        <w:rPr>
          <w:rFonts w:asciiTheme="majorHAnsi" w:eastAsiaTheme="minorEastAsia" w:hAnsiTheme="majorHAnsi" w:cstheme="majorHAnsi"/>
          <w:b/>
          <w:bCs/>
          <w:noProof/>
          <w:color w:val="000000"/>
          <w:kern w:val="36"/>
          <w:sz w:val="24"/>
          <w:szCs w:val="26"/>
        </w:rPr>
        <w:id w:val="570708022"/>
        <w:docPartObj>
          <w:docPartGallery w:val="Table of Contents"/>
          <w:docPartUnique/>
        </w:docPartObj>
      </w:sdtPr>
      <w:sdtEndPr>
        <w:rPr>
          <w:sz w:val="26"/>
        </w:rPr>
      </w:sdtEndPr>
      <w:sdtContent>
        <w:p w14:paraId="3AA97AF3" w14:textId="366E1E31" w:rsidR="001F4AA8" w:rsidRPr="00583FDC" w:rsidRDefault="001F4AA8" w:rsidP="00E05270">
          <w:pPr>
            <w:spacing w:line="360" w:lineRule="auto"/>
            <w:rPr>
              <w:lang w:val="en-US"/>
            </w:rPr>
          </w:pPr>
        </w:p>
        <w:p w14:paraId="60E4A4FE" w14:textId="4B3CE529" w:rsidR="00DA24BA" w:rsidRDefault="001F4AA8">
          <w:pPr>
            <w:pStyle w:val="TOC1"/>
            <w:tabs>
              <w:tab w:val="right" w:leader="dot" w:pos="9061"/>
            </w:tabs>
            <w:rPr>
              <w:rFonts w:asciiTheme="minorHAnsi" w:eastAsiaTheme="minorEastAsia" w:hAnsiTheme="minorHAnsi"/>
              <w:noProof/>
              <w:sz w:val="24"/>
              <w:lang w:val="en-US"/>
            </w:rPr>
          </w:pPr>
          <w:r>
            <w:fldChar w:fldCharType="begin"/>
          </w:r>
          <w:r>
            <w:instrText xml:space="preserve"> TOC \o "1-3" \h \z \u </w:instrText>
          </w:r>
          <w:r>
            <w:fldChar w:fldCharType="separate"/>
          </w:r>
          <w:hyperlink w:anchor="_Toc230475709" w:history="1">
            <w:r w:rsidR="00DA24BA" w:rsidRPr="009741EA">
              <w:rPr>
                <w:rStyle w:val="Hyperlink"/>
                <w:noProof/>
              </w:rPr>
              <w:t>LỜI CAM ĐOAN</w:t>
            </w:r>
            <w:r w:rsidR="00DA24BA">
              <w:rPr>
                <w:noProof/>
                <w:webHidden/>
              </w:rPr>
              <w:tab/>
            </w:r>
            <w:r w:rsidR="00DA24BA">
              <w:rPr>
                <w:noProof/>
                <w:webHidden/>
              </w:rPr>
              <w:fldChar w:fldCharType="begin"/>
            </w:r>
            <w:r w:rsidR="00DA24BA">
              <w:rPr>
                <w:noProof/>
                <w:webHidden/>
              </w:rPr>
              <w:instrText xml:space="preserve"> PAGEREF _Toc230475709 \h </w:instrText>
            </w:r>
            <w:r w:rsidR="00DA24BA">
              <w:rPr>
                <w:noProof/>
                <w:webHidden/>
              </w:rPr>
            </w:r>
            <w:r w:rsidR="00DA24BA">
              <w:rPr>
                <w:noProof/>
                <w:webHidden/>
              </w:rPr>
              <w:fldChar w:fldCharType="separate"/>
            </w:r>
            <w:r w:rsidR="00DA24BA">
              <w:rPr>
                <w:noProof/>
                <w:webHidden/>
              </w:rPr>
              <w:t>i</w:t>
            </w:r>
            <w:r w:rsidR="00DA24BA">
              <w:rPr>
                <w:noProof/>
                <w:webHidden/>
              </w:rPr>
              <w:fldChar w:fldCharType="end"/>
            </w:r>
          </w:hyperlink>
        </w:p>
        <w:p w14:paraId="3E9A8C59" w14:textId="264AC978" w:rsidR="00DA24BA" w:rsidRDefault="00DA24BA">
          <w:pPr>
            <w:pStyle w:val="TOC1"/>
            <w:tabs>
              <w:tab w:val="right" w:leader="dot" w:pos="9061"/>
            </w:tabs>
            <w:rPr>
              <w:rFonts w:asciiTheme="minorHAnsi" w:eastAsiaTheme="minorEastAsia" w:hAnsiTheme="minorHAnsi"/>
              <w:noProof/>
              <w:sz w:val="24"/>
              <w:lang w:val="en-US"/>
            </w:rPr>
          </w:pPr>
          <w:hyperlink w:anchor="_Toc230475710" w:history="1">
            <w:r w:rsidRPr="009741EA">
              <w:rPr>
                <w:rStyle w:val="Hyperlink"/>
                <w:noProof/>
              </w:rPr>
              <w:t>LỜI CẢM ƠN</w:t>
            </w:r>
            <w:r>
              <w:rPr>
                <w:noProof/>
                <w:webHidden/>
              </w:rPr>
              <w:tab/>
            </w:r>
            <w:r>
              <w:rPr>
                <w:noProof/>
                <w:webHidden/>
              </w:rPr>
              <w:fldChar w:fldCharType="begin"/>
            </w:r>
            <w:r>
              <w:rPr>
                <w:noProof/>
                <w:webHidden/>
              </w:rPr>
              <w:instrText xml:space="preserve"> PAGEREF _Toc230475710 \h </w:instrText>
            </w:r>
            <w:r>
              <w:rPr>
                <w:noProof/>
                <w:webHidden/>
              </w:rPr>
            </w:r>
            <w:r>
              <w:rPr>
                <w:noProof/>
                <w:webHidden/>
              </w:rPr>
              <w:fldChar w:fldCharType="separate"/>
            </w:r>
            <w:r>
              <w:rPr>
                <w:noProof/>
                <w:webHidden/>
              </w:rPr>
              <w:t>ii</w:t>
            </w:r>
            <w:r>
              <w:rPr>
                <w:noProof/>
                <w:webHidden/>
              </w:rPr>
              <w:fldChar w:fldCharType="end"/>
            </w:r>
          </w:hyperlink>
        </w:p>
        <w:p w14:paraId="4A0717A3" w14:textId="45A73608" w:rsidR="00DA24BA" w:rsidRDefault="00DA24BA">
          <w:pPr>
            <w:pStyle w:val="TOC1"/>
            <w:tabs>
              <w:tab w:val="right" w:leader="dot" w:pos="9061"/>
            </w:tabs>
            <w:rPr>
              <w:rFonts w:asciiTheme="minorHAnsi" w:eastAsiaTheme="minorEastAsia" w:hAnsiTheme="minorHAnsi"/>
              <w:noProof/>
              <w:sz w:val="24"/>
              <w:lang w:val="en-US"/>
            </w:rPr>
          </w:pPr>
          <w:hyperlink w:anchor="_Toc230475711" w:history="1">
            <w:r w:rsidRPr="009741EA">
              <w:rPr>
                <w:rStyle w:val="Hyperlink"/>
                <w:noProof/>
              </w:rPr>
              <w:t>MỤC LỤC</w:t>
            </w:r>
            <w:r>
              <w:rPr>
                <w:noProof/>
                <w:webHidden/>
              </w:rPr>
              <w:tab/>
            </w:r>
            <w:r>
              <w:rPr>
                <w:noProof/>
                <w:webHidden/>
              </w:rPr>
              <w:fldChar w:fldCharType="begin"/>
            </w:r>
            <w:r>
              <w:rPr>
                <w:noProof/>
                <w:webHidden/>
              </w:rPr>
              <w:instrText xml:space="preserve"> PAGEREF _Toc230475711 \h </w:instrText>
            </w:r>
            <w:r>
              <w:rPr>
                <w:noProof/>
                <w:webHidden/>
              </w:rPr>
            </w:r>
            <w:r>
              <w:rPr>
                <w:noProof/>
                <w:webHidden/>
              </w:rPr>
              <w:fldChar w:fldCharType="separate"/>
            </w:r>
            <w:r>
              <w:rPr>
                <w:noProof/>
                <w:webHidden/>
              </w:rPr>
              <w:t>iii</w:t>
            </w:r>
            <w:r>
              <w:rPr>
                <w:noProof/>
                <w:webHidden/>
              </w:rPr>
              <w:fldChar w:fldCharType="end"/>
            </w:r>
          </w:hyperlink>
        </w:p>
        <w:p w14:paraId="0D2291DF" w14:textId="73F95E9F" w:rsidR="00DA24BA" w:rsidRDefault="00DA24BA">
          <w:pPr>
            <w:pStyle w:val="TOC1"/>
            <w:tabs>
              <w:tab w:val="right" w:leader="dot" w:pos="9061"/>
            </w:tabs>
            <w:rPr>
              <w:rFonts w:asciiTheme="minorHAnsi" w:eastAsiaTheme="minorEastAsia" w:hAnsiTheme="minorHAnsi"/>
              <w:noProof/>
              <w:sz w:val="24"/>
              <w:lang w:val="en-US"/>
            </w:rPr>
          </w:pPr>
          <w:hyperlink w:anchor="_Toc230475712" w:history="1">
            <w:r w:rsidRPr="009741EA">
              <w:rPr>
                <w:rStyle w:val="Hyperlink"/>
                <w:noProof/>
              </w:rPr>
              <w:t>DANH MỤC HÌNH ẢNH</w:t>
            </w:r>
            <w:r>
              <w:rPr>
                <w:noProof/>
                <w:webHidden/>
              </w:rPr>
              <w:tab/>
            </w:r>
            <w:r>
              <w:rPr>
                <w:noProof/>
                <w:webHidden/>
              </w:rPr>
              <w:fldChar w:fldCharType="begin"/>
            </w:r>
            <w:r>
              <w:rPr>
                <w:noProof/>
                <w:webHidden/>
              </w:rPr>
              <w:instrText xml:space="preserve"> PAGEREF _Toc230475712 \h </w:instrText>
            </w:r>
            <w:r>
              <w:rPr>
                <w:noProof/>
                <w:webHidden/>
              </w:rPr>
            </w:r>
            <w:r>
              <w:rPr>
                <w:noProof/>
                <w:webHidden/>
              </w:rPr>
              <w:fldChar w:fldCharType="separate"/>
            </w:r>
            <w:r>
              <w:rPr>
                <w:noProof/>
                <w:webHidden/>
              </w:rPr>
              <w:t>viii</w:t>
            </w:r>
            <w:r>
              <w:rPr>
                <w:noProof/>
                <w:webHidden/>
              </w:rPr>
              <w:fldChar w:fldCharType="end"/>
            </w:r>
          </w:hyperlink>
        </w:p>
        <w:p w14:paraId="0242E0B2" w14:textId="3A2C4971" w:rsidR="00DA24BA" w:rsidRDefault="00DA24BA">
          <w:pPr>
            <w:pStyle w:val="TOC1"/>
            <w:tabs>
              <w:tab w:val="right" w:leader="dot" w:pos="9061"/>
            </w:tabs>
            <w:rPr>
              <w:rFonts w:asciiTheme="minorHAnsi" w:eastAsiaTheme="minorEastAsia" w:hAnsiTheme="minorHAnsi"/>
              <w:noProof/>
              <w:sz w:val="24"/>
              <w:lang w:val="en-US"/>
            </w:rPr>
          </w:pPr>
          <w:hyperlink w:anchor="_Toc230475713" w:history="1">
            <w:r w:rsidRPr="009741EA">
              <w:rPr>
                <w:rStyle w:val="Hyperlink"/>
                <w:noProof/>
              </w:rPr>
              <w:t>DANH MỤC BẢNG</w:t>
            </w:r>
            <w:r>
              <w:rPr>
                <w:noProof/>
                <w:webHidden/>
              </w:rPr>
              <w:tab/>
            </w:r>
            <w:r>
              <w:rPr>
                <w:noProof/>
                <w:webHidden/>
              </w:rPr>
              <w:fldChar w:fldCharType="begin"/>
            </w:r>
            <w:r>
              <w:rPr>
                <w:noProof/>
                <w:webHidden/>
              </w:rPr>
              <w:instrText xml:space="preserve"> PAGEREF _Toc230475713 \h </w:instrText>
            </w:r>
            <w:r>
              <w:rPr>
                <w:noProof/>
                <w:webHidden/>
              </w:rPr>
            </w:r>
            <w:r>
              <w:rPr>
                <w:noProof/>
                <w:webHidden/>
              </w:rPr>
              <w:fldChar w:fldCharType="separate"/>
            </w:r>
            <w:r>
              <w:rPr>
                <w:noProof/>
                <w:webHidden/>
              </w:rPr>
              <w:t>x</w:t>
            </w:r>
            <w:r>
              <w:rPr>
                <w:noProof/>
                <w:webHidden/>
              </w:rPr>
              <w:fldChar w:fldCharType="end"/>
            </w:r>
          </w:hyperlink>
        </w:p>
        <w:p w14:paraId="5AB2C77B" w14:textId="382400F0" w:rsidR="00DA24BA" w:rsidRDefault="00DA24BA">
          <w:pPr>
            <w:pStyle w:val="TOC1"/>
            <w:tabs>
              <w:tab w:val="right" w:leader="dot" w:pos="9061"/>
            </w:tabs>
            <w:rPr>
              <w:rFonts w:asciiTheme="minorHAnsi" w:eastAsiaTheme="minorEastAsia" w:hAnsiTheme="minorHAnsi"/>
              <w:noProof/>
              <w:sz w:val="24"/>
              <w:lang w:val="en-US"/>
            </w:rPr>
          </w:pPr>
          <w:hyperlink w:anchor="_Toc230475714" w:history="1">
            <w:r w:rsidRPr="009741EA">
              <w:rPr>
                <w:rStyle w:val="Hyperlink"/>
                <w:noProof/>
              </w:rPr>
              <w:t>LỜI MỞ ĐẦU</w:t>
            </w:r>
            <w:r>
              <w:rPr>
                <w:noProof/>
                <w:webHidden/>
              </w:rPr>
              <w:tab/>
            </w:r>
            <w:r>
              <w:rPr>
                <w:noProof/>
                <w:webHidden/>
              </w:rPr>
              <w:fldChar w:fldCharType="begin"/>
            </w:r>
            <w:r>
              <w:rPr>
                <w:noProof/>
                <w:webHidden/>
              </w:rPr>
              <w:instrText xml:space="preserve"> PAGEREF _Toc230475714 \h </w:instrText>
            </w:r>
            <w:r>
              <w:rPr>
                <w:noProof/>
                <w:webHidden/>
              </w:rPr>
            </w:r>
            <w:r>
              <w:rPr>
                <w:noProof/>
                <w:webHidden/>
              </w:rPr>
              <w:fldChar w:fldCharType="separate"/>
            </w:r>
            <w:r>
              <w:rPr>
                <w:noProof/>
                <w:webHidden/>
              </w:rPr>
              <w:t>1</w:t>
            </w:r>
            <w:r>
              <w:rPr>
                <w:noProof/>
                <w:webHidden/>
              </w:rPr>
              <w:fldChar w:fldCharType="end"/>
            </w:r>
          </w:hyperlink>
        </w:p>
        <w:p w14:paraId="179BAA15" w14:textId="628CB14B" w:rsidR="00DA24BA" w:rsidRDefault="00DA24BA">
          <w:pPr>
            <w:pStyle w:val="TOC1"/>
            <w:tabs>
              <w:tab w:val="right" w:leader="dot" w:pos="9061"/>
            </w:tabs>
            <w:rPr>
              <w:rFonts w:asciiTheme="minorHAnsi" w:eastAsiaTheme="minorEastAsia" w:hAnsiTheme="minorHAnsi"/>
              <w:noProof/>
              <w:sz w:val="24"/>
              <w:lang w:val="en-US"/>
            </w:rPr>
          </w:pPr>
          <w:hyperlink w:anchor="_Toc230475715" w:history="1">
            <w:r w:rsidRPr="009741EA">
              <w:rPr>
                <w:rStyle w:val="Hyperlink"/>
                <w:noProof/>
              </w:rPr>
              <w:t>CHƯƠNG 1. CƠ SỞ LÝ THUYẾT</w:t>
            </w:r>
            <w:r>
              <w:rPr>
                <w:noProof/>
                <w:webHidden/>
              </w:rPr>
              <w:tab/>
            </w:r>
            <w:r>
              <w:rPr>
                <w:noProof/>
                <w:webHidden/>
              </w:rPr>
              <w:fldChar w:fldCharType="begin"/>
            </w:r>
            <w:r>
              <w:rPr>
                <w:noProof/>
                <w:webHidden/>
              </w:rPr>
              <w:instrText xml:space="preserve"> PAGEREF _Toc230475715 \h </w:instrText>
            </w:r>
            <w:r>
              <w:rPr>
                <w:noProof/>
                <w:webHidden/>
              </w:rPr>
            </w:r>
            <w:r>
              <w:rPr>
                <w:noProof/>
                <w:webHidden/>
              </w:rPr>
              <w:fldChar w:fldCharType="separate"/>
            </w:r>
            <w:r>
              <w:rPr>
                <w:noProof/>
                <w:webHidden/>
              </w:rPr>
              <w:t>2</w:t>
            </w:r>
            <w:r>
              <w:rPr>
                <w:noProof/>
                <w:webHidden/>
              </w:rPr>
              <w:fldChar w:fldCharType="end"/>
            </w:r>
          </w:hyperlink>
        </w:p>
        <w:p w14:paraId="49D89D6D" w14:textId="54950F35" w:rsidR="00DA24BA" w:rsidRDefault="00DA24BA">
          <w:pPr>
            <w:pStyle w:val="TOC2"/>
            <w:tabs>
              <w:tab w:val="right" w:leader="dot" w:pos="9061"/>
            </w:tabs>
            <w:rPr>
              <w:rFonts w:asciiTheme="minorHAnsi" w:eastAsiaTheme="minorEastAsia" w:hAnsiTheme="minorHAnsi"/>
              <w:noProof/>
              <w:sz w:val="24"/>
              <w:lang w:val="en-US"/>
            </w:rPr>
          </w:pPr>
          <w:hyperlink w:anchor="_Toc230475716" w:history="1">
            <w:r w:rsidRPr="009741EA">
              <w:rPr>
                <w:rStyle w:val="Hyperlink"/>
                <w:noProof/>
              </w:rPr>
              <w:t>1.1. Tổng quan về game Platformer 2D</w:t>
            </w:r>
            <w:r>
              <w:rPr>
                <w:noProof/>
                <w:webHidden/>
              </w:rPr>
              <w:tab/>
            </w:r>
            <w:r>
              <w:rPr>
                <w:noProof/>
                <w:webHidden/>
              </w:rPr>
              <w:fldChar w:fldCharType="begin"/>
            </w:r>
            <w:r>
              <w:rPr>
                <w:noProof/>
                <w:webHidden/>
              </w:rPr>
              <w:instrText xml:space="preserve"> PAGEREF _Toc230475716 \h </w:instrText>
            </w:r>
            <w:r>
              <w:rPr>
                <w:noProof/>
                <w:webHidden/>
              </w:rPr>
            </w:r>
            <w:r>
              <w:rPr>
                <w:noProof/>
                <w:webHidden/>
              </w:rPr>
              <w:fldChar w:fldCharType="separate"/>
            </w:r>
            <w:r>
              <w:rPr>
                <w:noProof/>
                <w:webHidden/>
              </w:rPr>
              <w:t>2</w:t>
            </w:r>
            <w:r>
              <w:rPr>
                <w:noProof/>
                <w:webHidden/>
              </w:rPr>
              <w:fldChar w:fldCharType="end"/>
            </w:r>
          </w:hyperlink>
        </w:p>
        <w:p w14:paraId="161C4879" w14:textId="2D8E53E2" w:rsidR="00DA24BA" w:rsidRDefault="00DA24BA">
          <w:pPr>
            <w:pStyle w:val="TOC3"/>
            <w:tabs>
              <w:tab w:val="right" w:leader="dot" w:pos="9061"/>
            </w:tabs>
            <w:rPr>
              <w:rFonts w:asciiTheme="minorHAnsi" w:eastAsiaTheme="minorEastAsia" w:hAnsiTheme="minorHAnsi"/>
              <w:noProof/>
              <w:sz w:val="24"/>
              <w:lang w:val="en-US"/>
            </w:rPr>
          </w:pPr>
          <w:hyperlink w:anchor="_Toc230475717" w:history="1">
            <w:r w:rsidRPr="009741EA">
              <w:rPr>
                <w:rStyle w:val="Hyperlink"/>
                <w:noProof/>
              </w:rPr>
              <w:t>1.1.1. Khái niệm game Platformer 2D</w:t>
            </w:r>
            <w:r>
              <w:rPr>
                <w:noProof/>
                <w:webHidden/>
              </w:rPr>
              <w:tab/>
            </w:r>
            <w:r>
              <w:rPr>
                <w:noProof/>
                <w:webHidden/>
              </w:rPr>
              <w:fldChar w:fldCharType="begin"/>
            </w:r>
            <w:r>
              <w:rPr>
                <w:noProof/>
                <w:webHidden/>
              </w:rPr>
              <w:instrText xml:space="preserve"> PAGEREF _Toc230475717 \h </w:instrText>
            </w:r>
            <w:r>
              <w:rPr>
                <w:noProof/>
                <w:webHidden/>
              </w:rPr>
            </w:r>
            <w:r>
              <w:rPr>
                <w:noProof/>
                <w:webHidden/>
              </w:rPr>
              <w:fldChar w:fldCharType="separate"/>
            </w:r>
            <w:r>
              <w:rPr>
                <w:noProof/>
                <w:webHidden/>
              </w:rPr>
              <w:t>2</w:t>
            </w:r>
            <w:r>
              <w:rPr>
                <w:noProof/>
                <w:webHidden/>
              </w:rPr>
              <w:fldChar w:fldCharType="end"/>
            </w:r>
          </w:hyperlink>
        </w:p>
        <w:p w14:paraId="561516AF" w14:textId="2EB89C77" w:rsidR="00DA24BA" w:rsidRDefault="00DA24BA">
          <w:pPr>
            <w:pStyle w:val="TOC3"/>
            <w:tabs>
              <w:tab w:val="right" w:leader="dot" w:pos="9061"/>
            </w:tabs>
            <w:rPr>
              <w:rFonts w:asciiTheme="minorHAnsi" w:eastAsiaTheme="minorEastAsia" w:hAnsiTheme="minorHAnsi"/>
              <w:noProof/>
              <w:sz w:val="24"/>
              <w:lang w:val="en-US"/>
            </w:rPr>
          </w:pPr>
          <w:hyperlink w:anchor="_Toc230475718" w:history="1">
            <w:r w:rsidRPr="009741EA">
              <w:rPr>
                <w:rStyle w:val="Hyperlink"/>
                <w:noProof/>
              </w:rPr>
              <w:t>1.1.2. Lịch sử phát triển của thể loại Platformer</w:t>
            </w:r>
            <w:r>
              <w:rPr>
                <w:noProof/>
                <w:webHidden/>
              </w:rPr>
              <w:tab/>
            </w:r>
            <w:r>
              <w:rPr>
                <w:noProof/>
                <w:webHidden/>
              </w:rPr>
              <w:fldChar w:fldCharType="begin"/>
            </w:r>
            <w:r>
              <w:rPr>
                <w:noProof/>
                <w:webHidden/>
              </w:rPr>
              <w:instrText xml:space="preserve"> PAGEREF _Toc230475718 \h </w:instrText>
            </w:r>
            <w:r>
              <w:rPr>
                <w:noProof/>
                <w:webHidden/>
              </w:rPr>
            </w:r>
            <w:r>
              <w:rPr>
                <w:noProof/>
                <w:webHidden/>
              </w:rPr>
              <w:fldChar w:fldCharType="separate"/>
            </w:r>
            <w:r>
              <w:rPr>
                <w:noProof/>
                <w:webHidden/>
              </w:rPr>
              <w:t>2</w:t>
            </w:r>
            <w:r>
              <w:rPr>
                <w:noProof/>
                <w:webHidden/>
              </w:rPr>
              <w:fldChar w:fldCharType="end"/>
            </w:r>
          </w:hyperlink>
        </w:p>
        <w:p w14:paraId="0214116B" w14:textId="615352F3" w:rsidR="00DA24BA" w:rsidRDefault="00DA24BA">
          <w:pPr>
            <w:pStyle w:val="TOC3"/>
            <w:tabs>
              <w:tab w:val="right" w:leader="dot" w:pos="9061"/>
            </w:tabs>
            <w:rPr>
              <w:rFonts w:asciiTheme="minorHAnsi" w:eastAsiaTheme="minorEastAsia" w:hAnsiTheme="minorHAnsi"/>
              <w:noProof/>
              <w:sz w:val="24"/>
              <w:lang w:val="en-US"/>
            </w:rPr>
          </w:pPr>
          <w:hyperlink w:anchor="_Toc230475719" w:history="1">
            <w:r w:rsidRPr="009741EA">
              <w:rPr>
                <w:rStyle w:val="Hyperlink"/>
                <w:noProof/>
              </w:rPr>
              <w:t>1.1.3. Phân loại game Platformer 2D</w:t>
            </w:r>
            <w:r>
              <w:rPr>
                <w:noProof/>
                <w:webHidden/>
              </w:rPr>
              <w:tab/>
            </w:r>
            <w:r>
              <w:rPr>
                <w:noProof/>
                <w:webHidden/>
              </w:rPr>
              <w:fldChar w:fldCharType="begin"/>
            </w:r>
            <w:r>
              <w:rPr>
                <w:noProof/>
                <w:webHidden/>
              </w:rPr>
              <w:instrText xml:space="preserve"> PAGEREF _Toc230475719 \h </w:instrText>
            </w:r>
            <w:r>
              <w:rPr>
                <w:noProof/>
                <w:webHidden/>
              </w:rPr>
            </w:r>
            <w:r>
              <w:rPr>
                <w:noProof/>
                <w:webHidden/>
              </w:rPr>
              <w:fldChar w:fldCharType="separate"/>
            </w:r>
            <w:r>
              <w:rPr>
                <w:noProof/>
                <w:webHidden/>
              </w:rPr>
              <w:t>3</w:t>
            </w:r>
            <w:r>
              <w:rPr>
                <w:noProof/>
                <w:webHidden/>
              </w:rPr>
              <w:fldChar w:fldCharType="end"/>
            </w:r>
          </w:hyperlink>
        </w:p>
        <w:p w14:paraId="56ECE12E" w14:textId="6C76B35B" w:rsidR="00DA24BA" w:rsidRDefault="00DA24BA">
          <w:pPr>
            <w:pStyle w:val="TOC3"/>
            <w:tabs>
              <w:tab w:val="right" w:leader="dot" w:pos="9061"/>
            </w:tabs>
            <w:rPr>
              <w:rFonts w:asciiTheme="minorHAnsi" w:eastAsiaTheme="minorEastAsia" w:hAnsiTheme="minorHAnsi"/>
              <w:noProof/>
              <w:sz w:val="24"/>
              <w:lang w:val="en-US"/>
            </w:rPr>
          </w:pPr>
          <w:hyperlink w:anchor="_Toc230475720" w:history="1">
            <w:r w:rsidRPr="009741EA">
              <w:rPr>
                <w:rStyle w:val="Hyperlink"/>
                <w:noProof/>
              </w:rPr>
              <w:t>1.1.4. Các yếu tố cấu thành game Platformer 2D</w:t>
            </w:r>
            <w:r>
              <w:rPr>
                <w:noProof/>
                <w:webHidden/>
              </w:rPr>
              <w:tab/>
            </w:r>
            <w:r>
              <w:rPr>
                <w:noProof/>
                <w:webHidden/>
              </w:rPr>
              <w:fldChar w:fldCharType="begin"/>
            </w:r>
            <w:r>
              <w:rPr>
                <w:noProof/>
                <w:webHidden/>
              </w:rPr>
              <w:instrText xml:space="preserve"> PAGEREF _Toc230475720 \h </w:instrText>
            </w:r>
            <w:r>
              <w:rPr>
                <w:noProof/>
                <w:webHidden/>
              </w:rPr>
            </w:r>
            <w:r>
              <w:rPr>
                <w:noProof/>
                <w:webHidden/>
              </w:rPr>
              <w:fldChar w:fldCharType="separate"/>
            </w:r>
            <w:r>
              <w:rPr>
                <w:noProof/>
                <w:webHidden/>
              </w:rPr>
              <w:t>4</w:t>
            </w:r>
            <w:r>
              <w:rPr>
                <w:noProof/>
                <w:webHidden/>
              </w:rPr>
              <w:fldChar w:fldCharType="end"/>
            </w:r>
          </w:hyperlink>
        </w:p>
        <w:p w14:paraId="58877B1A" w14:textId="3D25028F" w:rsidR="00DA24BA" w:rsidRDefault="00DA24BA">
          <w:pPr>
            <w:pStyle w:val="TOC2"/>
            <w:tabs>
              <w:tab w:val="right" w:leader="dot" w:pos="9061"/>
            </w:tabs>
            <w:rPr>
              <w:rFonts w:asciiTheme="minorHAnsi" w:eastAsiaTheme="minorEastAsia" w:hAnsiTheme="minorHAnsi"/>
              <w:noProof/>
              <w:sz w:val="24"/>
              <w:lang w:val="en-US"/>
            </w:rPr>
          </w:pPr>
          <w:hyperlink w:anchor="_Toc230475721" w:history="1">
            <w:r w:rsidRPr="009741EA">
              <w:rPr>
                <w:rStyle w:val="Hyperlink"/>
                <w:noProof/>
              </w:rPr>
              <w:t>1.2. Công cụ và công nghệ sử dụng</w:t>
            </w:r>
            <w:r>
              <w:rPr>
                <w:noProof/>
                <w:webHidden/>
              </w:rPr>
              <w:tab/>
            </w:r>
            <w:r>
              <w:rPr>
                <w:noProof/>
                <w:webHidden/>
              </w:rPr>
              <w:fldChar w:fldCharType="begin"/>
            </w:r>
            <w:r>
              <w:rPr>
                <w:noProof/>
                <w:webHidden/>
              </w:rPr>
              <w:instrText xml:space="preserve"> PAGEREF _Toc230475721 \h </w:instrText>
            </w:r>
            <w:r>
              <w:rPr>
                <w:noProof/>
                <w:webHidden/>
              </w:rPr>
            </w:r>
            <w:r>
              <w:rPr>
                <w:noProof/>
                <w:webHidden/>
              </w:rPr>
              <w:fldChar w:fldCharType="separate"/>
            </w:r>
            <w:r>
              <w:rPr>
                <w:noProof/>
                <w:webHidden/>
              </w:rPr>
              <w:t>5</w:t>
            </w:r>
            <w:r>
              <w:rPr>
                <w:noProof/>
                <w:webHidden/>
              </w:rPr>
              <w:fldChar w:fldCharType="end"/>
            </w:r>
          </w:hyperlink>
        </w:p>
        <w:p w14:paraId="608A79AC" w14:textId="5C9AF79E" w:rsidR="00DA24BA" w:rsidRDefault="00DA24BA">
          <w:pPr>
            <w:pStyle w:val="TOC3"/>
            <w:tabs>
              <w:tab w:val="right" w:leader="dot" w:pos="9061"/>
            </w:tabs>
            <w:rPr>
              <w:rFonts w:asciiTheme="minorHAnsi" w:eastAsiaTheme="minorEastAsia" w:hAnsiTheme="minorHAnsi"/>
              <w:noProof/>
              <w:sz w:val="24"/>
              <w:lang w:val="en-US"/>
            </w:rPr>
          </w:pPr>
          <w:hyperlink w:anchor="_Toc230475722" w:history="1">
            <w:r w:rsidRPr="009741EA">
              <w:rPr>
                <w:rStyle w:val="Hyperlink"/>
                <w:noProof/>
              </w:rPr>
              <w:t>1.2.1. Unity Game Engine</w:t>
            </w:r>
            <w:r>
              <w:rPr>
                <w:noProof/>
                <w:webHidden/>
              </w:rPr>
              <w:tab/>
            </w:r>
            <w:r>
              <w:rPr>
                <w:noProof/>
                <w:webHidden/>
              </w:rPr>
              <w:fldChar w:fldCharType="begin"/>
            </w:r>
            <w:r>
              <w:rPr>
                <w:noProof/>
                <w:webHidden/>
              </w:rPr>
              <w:instrText xml:space="preserve"> PAGEREF _Toc230475722 \h </w:instrText>
            </w:r>
            <w:r>
              <w:rPr>
                <w:noProof/>
                <w:webHidden/>
              </w:rPr>
            </w:r>
            <w:r>
              <w:rPr>
                <w:noProof/>
                <w:webHidden/>
              </w:rPr>
              <w:fldChar w:fldCharType="separate"/>
            </w:r>
            <w:r>
              <w:rPr>
                <w:noProof/>
                <w:webHidden/>
              </w:rPr>
              <w:t>5</w:t>
            </w:r>
            <w:r>
              <w:rPr>
                <w:noProof/>
                <w:webHidden/>
              </w:rPr>
              <w:fldChar w:fldCharType="end"/>
            </w:r>
          </w:hyperlink>
        </w:p>
        <w:p w14:paraId="3B6AA489" w14:textId="4D76ECC9" w:rsidR="00DA24BA" w:rsidRDefault="00DA24BA">
          <w:pPr>
            <w:pStyle w:val="TOC3"/>
            <w:tabs>
              <w:tab w:val="right" w:leader="dot" w:pos="9061"/>
            </w:tabs>
            <w:rPr>
              <w:rFonts w:asciiTheme="minorHAnsi" w:eastAsiaTheme="minorEastAsia" w:hAnsiTheme="minorHAnsi"/>
              <w:noProof/>
              <w:sz w:val="24"/>
              <w:lang w:val="en-US"/>
            </w:rPr>
          </w:pPr>
          <w:hyperlink w:anchor="_Toc230475723" w:history="1">
            <w:r w:rsidRPr="009741EA">
              <w:rPr>
                <w:rStyle w:val="Hyperlink"/>
                <w:noProof/>
              </w:rPr>
              <w:t>1.2.2. Ngôn ngữ lập trình C#</w:t>
            </w:r>
            <w:r>
              <w:rPr>
                <w:noProof/>
                <w:webHidden/>
              </w:rPr>
              <w:tab/>
            </w:r>
            <w:r>
              <w:rPr>
                <w:noProof/>
                <w:webHidden/>
              </w:rPr>
              <w:fldChar w:fldCharType="begin"/>
            </w:r>
            <w:r>
              <w:rPr>
                <w:noProof/>
                <w:webHidden/>
              </w:rPr>
              <w:instrText xml:space="preserve"> PAGEREF _Toc230475723 \h </w:instrText>
            </w:r>
            <w:r>
              <w:rPr>
                <w:noProof/>
                <w:webHidden/>
              </w:rPr>
            </w:r>
            <w:r>
              <w:rPr>
                <w:noProof/>
                <w:webHidden/>
              </w:rPr>
              <w:fldChar w:fldCharType="separate"/>
            </w:r>
            <w:r>
              <w:rPr>
                <w:noProof/>
                <w:webHidden/>
              </w:rPr>
              <w:t>6</w:t>
            </w:r>
            <w:r>
              <w:rPr>
                <w:noProof/>
                <w:webHidden/>
              </w:rPr>
              <w:fldChar w:fldCharType="end"/>
            </w:r>
          </w:hyperlink>
        </w:p>
        <w:p w14:paraId="0536E893" w14:textId="0C8015BF" w:rsidR="00DA24BA" w:rsidRDefault="00DA24BA">
          <w:pPr>
            <w:pStyle w:val="TOC3"/>
            <w:tabs>
              <w:tab w:val="right" w:leader="dot" w:pos="9061"/>
            </w:tabs>
            <w:rPr>
              <w:rFonts w:asciiTheme="minorHAnsi" w:eastAsiaTheme="minorEastAsia" w:hAnsiTheme="minorHAnsi"/>
              <w:noProof/>
              <w:sz w:val="24"/>
              <w:lang w:val="en-US"/>
            </w:rPr>
          </w:pPr>
          <w:hyperlink w:anchor="_Toc230475724" w:history="1">
            <w:r w:rsidRPr="009741EA">
              <w:rPr>
                <w:rStyle w:val="Hyperlink"/>
                <w:noProof/>
              </w:rPr>
              <w:t>1.2.3. Hệ thống Tilemap trong Unity</w:t>
            </w:r>
            <w:r>
              <w:rPr>
                <w:noProof/>
                <w:webHidden/>
              </w:rPr>
              <w:tab/>
            </w:r>
            <w:r>
              <w:rPr>
                <w:noProof/>
                <w:webHidden/>
              </w:rPr>
              <w:fldChar w:fldCharType="begin"/>
            </w:r>
            <w:r>
              <w:rPr>
                <w:noProof/>
                <w:webHidden/>
              </w:rPr>
              <w:instrText xml:space="preserve"> PAGEREF _Toc230475724 \h </w:instrText>
            </w:r>
            <w:r>
              <w:rPr>
                <w:noProof/>
                <w:webHidden/>
              </w:rPr>
            </w:r>
            <w:r>
              <w:rPr>
                <w:noProof/>
                <w:webHidden/>
              </w:rPr>
              <w:fldChar w:fldCharType="separate"/>
            </w:r>
            <w:r>
              <w:rPr>
                <w:noProof/>
                <w:webHidden/>
              </w:rPr>
              <w:t>7</w:t>
            </w:r>
            <w:r>
              <w:rPr>
                <w:noProof/>
                <w:webHidden/>
              </w:rPr>
              <w:fldChar w:fldCharType="end"/>
            </w:r>
          </w:hyperlink>
        </w:p>
        <w:p w14:paraId="268509D9" w14:textId="2506E720" w:rsidR="00DA24BA" w:rsidRDefault="00DA24BA">
          <w:pPr>
            <w:pStyle w:val="TOC3"/>
            <w:tabs>
              <w:tab w:val="right" w:leader="dot" w:pos="9061"/>
            </w:tabs>
            <w:rPr>
              <w:rFonts w:asciiTheme="minorHAnsi" w:eastAsiaTheme="minorEastAsia" w:hAnsiTheme="minorHAnsi"/>
              <w:noProof/>
              <w:sz w:val="24"/>
              <w:lang w:val="en-US"/>
            </w:rPr>
          </w:pPr>
          <w:hyperlink w:anchor="_Toc230475725" w:history="1">
            <w:r w:rsidRPr="009741EA">
              <w:rPr>
                <w:rStyle w:val="Hyperlink"/>
                <w:noProof/>
              </w:rPr>
              <w:t>1.2.4. Hệ thống Animation trong Unity</w:t>
            </w:r>
            <w:r>
              <w:rPr>
                <w:noProof/>
                <w:webHidden/>
              </w:rPr>
              <w:tab/>
            </w:r>
            <w:r>
              <w:rPr>
                <w:noProof/>
                <w:webHidden/>
              </w:rPr>
              <w:fldChar w:fldCharType="begin"/>
            </w:r>
            <w:r>
              <w:rPr>
                <w:noProof/>
                <w:webHidden/>
              </w:rPr>
              <w:instrText xml:space="preserve"> PAGEREF _Toc230475725 \h </w:instrText>
            </w:r>
            <w:r>
              <w:rPr>
                <w:noProof/>
                <w:webHidden/>
              </w:rPr>
            </w:r>
            <w:r>
              <w:rPr>
                <w:noProof/>
                <w:webHidden/>
              </w:rPr>
              <w:fldChar w:fldCharType="separate"/>
            </w:r>
            <w:r>
              <w:rPr>
                <w:noProof/>
                <w:webHidden/>
              </w:rPr>
              <w:t>8</w:t>
            </w:r>
            <w:r>
              <w:rPr>
                <w:noProof/>
                <w:webHidden/>
              </w:rPr>
              <w:fldChar w:fldCharType="end"/>
            </w:r>
          </w:hyperlink>
        </w:p>
        <w:p w14:paraId="58D79762" w14:textId="0FA07D93" w:rsidR="00DA24BA" w:rsidRDefault="00DA24BA">
          <w:pPr>
            <w:pStyle w:val="TOC3"/>
            <w:tabs>
              <w:tab w:val="right" w:leader="dot" w:pos="9061"/>
            </w:tabs>
            <w:rPr>
              <w:rFonts w:asciiTheme="minorHAnsi" w:eastAsiaTheme="minorEastAsia" w:hAnsiTheme="minorHAnsi"/>
              <w:noProof/>
              <w:sz w:val="24"/>
              <w:lang w:val="en-US"/>
            </w:rPr>
          </w:pPr>
          <w:hyperlink w:anchor="_Toc230475726" w:history="1">
            <w:r w:rsidRPr="009741EA">
              <w:rPr>
                <w:rStyle w:val="Hyperlink"/>
                <w:noProof/>
              </w:rPr>
              <w:t>1.2.5. Phần mềm thiết kế đồ họa và âm thanh</w:t>
            </w:r>
            <w:r>
              <w:rPr>
                <w:noProof/>
                <w:webHidden/>
              </w:rPr>
              <w:tab/>
            </w:r>
            <w:r>
              <w:rPr>
                <w:noProof/>
                <w:webHidden/>
              </w:rPr>
              <w:fldChar w:fldCharType="begin"/>
            </w:r>
            <w:r>
              <w:rPr>
                <w:noProof/>
                <w:webHidden/>
              </w:rPr>
              <w:instrText xml:space="preserve"> PAGEREF _Toc230475726 \h </w:instrText>
            </w:r>
            <w:r>
              <w:rPr>
                <w:noProof/>
                <w:webHidden/>
              </w:rPr>
            </w:r>
            <w:r>
              <w:rPr>
                <w:noProof/>
                <w:webHidden/>
              </w:rPr>
              <w:fldChar w:fldCharType="separate"/>
            </w:r>
            <w:r>
              <w:rPr>
                <w:noProof/>
                <w:webHidden/>
              </w:rPr>
              <w:t>9</w:t>
            </w:r>
            <w:r>
              <w:rPr>
                <w:noProof/>
                <w:webHidden/>
              </w:rPr>
              <w:fldChar w:fldCharType="end"/>
            </w:r>
          </w:hyperlink>
        </w:p>
        <w:p w14:paraId="61D7645D" w14:textId="2351594D" w:rsidR="00DA24BA" w:rsidRDefault="00DA24BA">
          <w:pPr>
            <w:pStyle w:val="TOC2"/>
            <w:tabs>
              <w:tab w:val="right" w:leader="dot" w:pos="9061"/>
            </w:tabs>
            <w:rPr>
              <w:rFonts w:asciiTheme="minorHAnsi" w:eastAsiaTheme="minorEastAsia" w:hAnsiTheme="minorHAnsi"/>
              <w:noProof/>
              <w:sz w:val="24"/>
              <w:lang w:val="en-US"/>
            </w:rPr>
          </w:pPr>
          <w:hyperlink w:anchor="_Toc230475727" w:history="1">
            <w:r w:rsidRPr="009741EA">
              <w:rPr>
                <w:rStyle w:val="Hyperlink"/>
                <w:noProof/>
              </w:rPr>
              <w:t>1.3. Các khái niệm kỹ thuật trong phát triển game</w:t>
            </w:r>
            <w:r>
              <w:rPr>
                <w:noProof/>
                <w:webHidden/>
              </w:rPr>
              <w:tab/>
            </w:r>
            <w:r>
              <w:rPr>
                <w:noProof/>
                <w:webHidden/>
              </w:rPr>
              <w:fldChar w:fldCharType="begin"/>
            </w:r>
            <w:r>
              <w:rPr>
                <w:noProof/>
                <w:webHidden/>
              </w:rPr>
              <w:instrText xml:space="preserve"> PAGEREF _Toc230475727 \h </w:instrText>
            </w:r>
            <w:r>
              <w:rPr>
                <w:noProof/>
                <w:webHidden/>
              </w:rPr>
            </w:r>
            <w:r>
              <w:rPr>
                <w:noProof/>
                <w:webHidden/>
              </w:rPr>
              <w:fldChar w:fldCharType="separate"/>
            </w:r>
            <w:r>
              <w:rPr>
                <w:noProof/>
                <w:webHidden/>
              </w:rPr>
              <w:t>9</w:t>
            </w:r>
            <w:r>
              <w:rPr>
                <w:noProof/>
                <w:webHidden/>
              </w:rPr>
              <w:fldChar w:fldCharType="end"/>
            </w:r>
          </w:hyperlink>
        </w:p>
        <w:p w14:paraId="1F3234DB" w14:textId="3D03F226" w:rsidR="00DA24BA" w:rsidRDefault="00DA24BA">
          <w:pPr>
            <w:pStyle w:val="TOC3"/>
            <w:tabs>
              <w:tab w:val="right" w:leader="dot" w:pos="9061"/>
            </w:tabs>
            <w:rPr>
              <w:rFonts w:asciiTheme="minorHAnsi" w:eastAsiaTheme="minorEastAsia" w:hAnsiTheme="minorHAnsi"/>
              <w:noProof/>
              <w:sz w:val="24"/>
              <w:lang w:val="en-US"/>
            </w:rPr>
          </w:pPr>
          <w:hyperlink w:anchor="_Toc230475728" w:history="1">
            <w:r w:rsidRPr="009741EA">
              <w:rPr>
                <w:rStyle w:val="Hyperlink"/>
                <w:noProof/>
              </w:rPr>
              <w:t>1.3.1. Vòng lặp game (Game Loop)</w:t>
            </w:r>
            <w:r>
              <w:rPr>
                <w:noProof/>
                <w:webHidden/>
              </w:rPr>
              <w:tab/>
            </w:r>
            <w:r>
              <w:rPr>
                <w:noProof/>
                <w:webHidden/>
              </w:rPr>
              <w:fldChar w:fldCharType="begin"/>
            </w:r>
            <w:r>
              <w:rPr>
                <w:noProof/>
                <w:webHidden/>
              </w:rPr>
              <w:instrText xml:space="preserve"> PAGEREF _Toc230475728 \h </w:instrText>
            </w:r>
            <w:r>
              <w:rPr>
                <w:noProof/>
                <w:webHidden/>
              </w:rPr>
            </w:r>
            <w:r>
              <w:rPr>
                <w:noProof/>
                <w:webHidden/>
              </w:rPr>
              <w:fldChar w:fldCharType="separate"/>
            </w:r>
            <w:r>
              <w:rPr>
                <w:noProof/>
                <w:webHidden/>
              </w:rPr>
              <w:t>9</w:t>
            </w:r>
            <w:r>
              <w:rPr>
                <w:noProof/>
                <w:webHidden/>
              </w:rPr>
              <w:fldChar w:fldCharType="end"/>
            </w:r>
          </w:hyperlink>
        </w:p>
        <w:p w14:paraId="64226CB4" w14:textId="0EE2DF2A" w:rsidR="00DA24BA" w:rsidRDefault="00DA24BA">
          <w:pPr>
            <w:pStyle w:val="TOC3"/>
            <w:tabs>
              <w:tab w:val="right" w:leader="dot" w:pos="9061"/>
            </w:tabs>
            <w:rPr>
              <w:rFonts w:asciiTheme="minorHAnsi" w:eastAsiaTheme="minorEastAsia" w:hAnsiTheme="minorHAnsi"/>
              <w:noProof/>
              <w:sz w:val="24"/>
              <w:lang w:val="en-US"/>
            </w:rPr>
          </w:pPr>
          <w:hyperlink w:anchor="_Toc230475729" w:history="1">
            <w:r w:rsidRPr="009741EA">
              <w:rPr>
                <w:rStyle w:val="Hyperlink"/>
                <w:noProof/>
              </w:rPr>
              <w:t>1.3.2. Hệ thống vật lý và va chạm (Physics &amp; Collision Detection)</w:t>
            </w:r>
            <w:r>
              <w:rPr>
                <w:noProof/>
                <w:webHidden/>
              </w:rPr>
              <w:tab/>
            </w:r>
            <w:r>
              <w:rPr>
                <w:noProof/>
                <w:webHidden/>
              </w:rPr>
              <w:fldChar w:fldCharType="begin"/>
            </w:r>
            <w:r>
              <w:rPr>
                <w:noProof/>
                <w:webHidden/>
              </w:rPr>
              <w:instrText xml:space="preserve"> PAGEREF _Toc230475729 \h </w:instrText>
            </w:r>
            <w:r>
              <w:rPr>
                <w:noProof/>
                <w:webHidden/>
              </w:rPr>
            </w:r>
            <w:r>
              <w:rPr>
                <w:noProof/>
                <w:webHidden/>
              </w:rPr>
              <w:fldChar w:fldCharType="separate"/>
            </w:r>
            <w:r>
              <w:rPr>
                <w:noProof/>
                <w:webHidden/>
              </w:rPr>
              <w:t>10</w:t>
            </w:r>
            <w:r>
              <w:rPr>
                <w:noProof/>
                <w:webHidden/>
              </w:rPr>
              <w:fldChar w:fldCharType="end"/>
            </w:r>
          </w:hyperlink>
        </w:p>
        <w:p w14:paraId="17B1299B" w14:textId="562AB111" w:rsidR="00DA24BA" w:rsidRDefault="00DA24BA">
          <w:pPr>
            <w:pStyle w:val="TOC3"/>
            <w:tabs>
              <w:tab w:val="right" w:leader="dot" w:pos="9061"/>
            </w:tabs>
            <w:rPr>
              <w:rFonts w:asciiTheme="minorHAnsi" w:eastAsiaTheme="minorEastAsia" w:hAnsiTheme="minorHAnsi"/>
              <w:noProof/>
              <w:sz w:val="24"/>
              <w:lang w:val="en-US"/>
            </w:rPr>
          </w:pPr>
          <w:hyperlink w:anchor="_Toc230475730" w:history="1">
            <w:r w:rsidRPr="009741EA">
              <w:rPr>
                <w:rStyle w:val="Hyperlink"/>
                <w:noProof/>
              </w:rPr>
              <w:t>1.3.3. Trí tuệ nhân tạo cho kẻ địch (Enemy AI)</w:t>
            </w:r>
            <w:r>
              <w:rPr>
                <w:noProof/>
                <w:webHidden/>
              </w:rPr>
              <w:tab/>
            </w:r>
            <w:r>
              <w:rPr>
                <w:noProof/>
                <w:webHidden/>
              </w:rPr>
              <w:fldChar w:fldCharType="begin"/>
            </w:r>
            <w:r>
              <w:rPr>
                <w:noProof/>
                <w:webHidden/>
              </w:rPr>
              <w:instrText xml:space="preserve"> PAGEREF _Toc230475730 \h </w:instrText>
            </w:r>
            <w:r>
              <w:rPr>
                <w:noProof/>
                <w:webHidden/>
              </w:rPr>
            </w:r>
            <w:r>
              <w:rPr>
                <w:noProof/>
                <w:webHidden/>
              </w:rPr>
              <w:fldChar w:fldCharType="separate"/>
            </w:r>
            <w:r>
              <w:rPr>
                <w:noProof/>
                <w:webHidden/>
              </w:rPr>
              <w:t>12</w:t>
            </w:r>
            <w:r>
              <w:rPr>
                <w:noProof/>
                <w:webHidden/>
              </w:rPr>
              <w:fldChar w:fldCharType="end"/>
            </w:r>
          </w:hyperlink>
        </w:p>
        <w:p w14:paraId="0295EE96" w14:textId="7509A5F7" w:rsidR="00DA24BA" w:rsidRDefault="00DA24BA">
          <w:pPr>
            <w:pStyle w:val="TOC3"/>
            <w:tabs>
              <w:tab w:val="right" w:leader="dot" w:pos="9061"/>
            </w:tabs>
            <w:rPr>
              <w:rFonts w:asciiTheme="minorHAnsi" w:eastAsiaTheme="minorEastAsia" w:hAnsiTheme="minorHAnsi"/>
              <w:noProof/>
              <w:sz w:val="24"/>
              <w:lang w:val="en-US"/>
            </w:rPr>
          </w:pPr>
          <w:hyperlink w:anchor="_Toc230475731" w:history="1">
            <w:r w:rsidRPr="009741EA">
              <w:rPr>
                <w:rStyle w:val="Hyperlink"/>
                <w:noProof/>
              </w:rPr>
              <w:t>1.3.4. Quản lý màn chơi và trạng thái game</w:t>
            </w:r>
            <w:r>
              <w:rPr>
                <w:noProof/>
                <w:webHidden/>
              </w:rPr>
              <w:tab/>
            </w:r>
            <w:r>
              <w:rPr>
                <w:noProof/>
                <w:webHidden/>
              </w:rPr>
              <w:fldChar w:fldCharType="begin"/>
            </w:r>
            <w:r>
              <w:rPr>
                <w:noProof/>
                <w:webHidden/>
              </w:rPr>
              <w:instrText xml:space="preserve"> PAGEREF _Toc230475731 \h </w:instrText>
            </w:r>
            <w:r>
              <w:rPr>
                <w:noProof/>
                <w:webHidden/>
              </w:rPr>
            </w:r>
            <w:r>
              <w:rPr>
                <w:noProof/>
                <w:webHidden/>
              </w:rPr>
              <w:fldChar w:fldCharType="separate"/>
            </w:r>
            <w:r>
              <w:rPr>
                <w:noProof/>
                <w:webHidden/>
              </w:rPr>
              <w:t>13</w:t>
            </w:r>
            <w:r>
              <w:rPr>
                <w:noProof/>
                <w:webHidden/>
              </w:rPr>
              <w:fldChar w:fldCharType="end"/>
            </w:r>
          </w:hyperlink>
        </w:p>
        <w:p w14:paraId="4CEEAAB6" w14:textId="06904DD1" w:rsidR="00DA24BA" w:rsidRDefault="00DA24BA">
          <w:pPr>
            <w:pStyle w:val="TOC2"/>
            <w:tabs>
              <w:tab w:val="right" w:leader="dot" w:pos="9061"/>
            </w:tabs>
            <w:rPr>
              <w:rFonts w:asciiTheme="minorHAnsi" w:eastAsiaTheme="minorEastAsia" w:hAnsiTheme="minorHAnsi"/>
              <w:noProof/>
              <w:sz w:val="24"/>
              <w:lang w:val="en-US"/>
            </w:rPr>
          </w:pPr>
          <w:hyperlink w:anchor="_Toc230475732" w:history="1">
            <w:r w:rsidRPr="009741EA">
              <w:rPr>
                <w:rStyle w:val="Hyperlink"/>
                <w:noProof/>
              </w:rPr>
              <w:t>1.4. Phát triển game trên nền tảng Android</w:t>
            </w:r>
            <w:r>
              <w:rPr>
                <w:noProof/>
                <w:webHidden/>
              </w:rPr>
              <w:tab/>
            </w:r>
            <w:r>
              <w:rPr>
                <w:noProof/>
                <w:webHidden/>
              </w:rPr>
              <w:fldChar w:fldCharType="begin"/>
            </w:r>
            <w:r>
              <w:rPr>
                <w:noProof/>
                <w:webHidden/>
              </w:rPr>
              <w:instrText xml:space="preserve"> PAGEREF _Toc230475732 \h </w:instrText>
            </w:r>
            <w:r>
              <w:rPr>
                <w:noProof/>
                <w:webHidden/>
              </w:rPr>
            </w:r>
            <w:r>
              <w:rPr>
                <w:noProof/>
                <w:webHidden/>
              </w:rPr>
              <w:fldChar w:fldCharType="separate"/>
            </w:r>
            <w:r>
              <w:rPr>
                <w:noProof/>
                <w:webHidden/>
              </w:rPr>
              <w:t>13</w:t>
            </w:r>
            <w:r>
              <w:rPr>
                <w:noProof/>
                <w:webHidden/>
              </w:rPr>
              <w:fldChar w:fldCharType="end"/>
            </w:r>
          </w:hyperlink>
        </w:p>
        <w:p w14:paraId="7B17E720" w14:textId="270E9ACE" w:rsidR="00DA24BA" w:rsidRDefault="00DA24BA">
          <w:pPr>
            <w:pStyle w:val="TOC3"/>
            <w:tabs>
              <w:tab w:val="right" w:leader="dot" w:pos="9061"/>
            </w:tabs>
            <w:rPr>
              <w:rFonts w:asciiTheme="minorHAnsi" w:eastAsiaTheme="minorEastAsia" w:hAnsiTheme="minorHAnsi"/>
              <w:noProof/>
              <w:sz w:val="24"/>
              <w:lang w:val="en-US"/>
            </w:rPr>
          </w:pPr>
          <w:hyperlink w:anchor="_Toc230475733" w:history="1">
            <w:r w:rsidRPr="009741EA">
              <w:rPr>
                <w:rStyle w:val="Hyperlink"/>
                <w:noProof/>
              </w:rPr>
              <w:t>1.4.1. Tổng quan về nền tảng Android</w:t>
            </w:r>
            <w:r>
              <w:rPr>
                <w:noProof/>
                <w:webHidden/>
              </w:rPr>
              <w:tab/>
            </w:r>
            <w:r>
              <w:rPr>
                <w:noProof/>
                <w:webHidden/>
              </w:rPr>
              <w:fldChar w:fldCharType="begin"/>
            </w:r>
            <w:r>
              <w:rPr>
                <w:noProof/>
                <w:webHidden/>
              </w:rPr>
              <w:instrText xml:space="preserve"> PAGEREF _Toc230475733 \h </w:instrText>
            </w:r>
            <w:r>
              <w:rPr>
                <w:noProof/>
                <w:webHidden/>
              </w:rPr>
            </w:r>
            <w:r>
              <w:rPr>
                <w:noProof/>
                <w:webHidden/>
              </w:rPr>
              <w:fldChar w:fldCharType="separate"/>
            </w:r>
            <w:r>
              <w:rPr>
                <w:noProof/>
                <w:webHidden/>
              </w:rPr>
              <w:t>13</w:t>
            </w:r>
            <w:r>
              <w:rPr>
                <w:noProof/>
                <w:webHidden/>
              </w:rPr>
              <w:fldChar w:fldCharType="end"/>
            </w:r>
          </w:hyperlink>
        </w:p>
        <w:p w14:paraId="5F0AB3C1" w14:textId="4E426EE0" w:rsidR="00DA24BA" w:rsidRDefault="00DA24BA">
          <w:pPr>
            <w:pStyle w:val="TOC3"/>
            <w:tabs>
              <w:tab w:val="right" w:leader="dot" w:pos="9061"/>
            </w:tabs>
            <w:rPr>
              <w:rFonts w:asciiTheme="minorHAnsi" w:eastAsiaTheme="minorEastAsia" w:hAnsiTheme="minorHAnsi"/>
              <w:noProof/>
              <w:sz w:val="24"/>
              <w:lang w:val="en-US"/>
            </w:rPr>
          </w:pPr>
          <w:hyperlink w:anchor="_Toc230475734" w:history="1">
            <w:r w:rsidRPr="009741EA">
              <w:rPr>
                <w:rStyle w:val="Hyperlink"/>
                <w:noProof/>
              </w:rPr>
              <w:t>1.4.2. Build game Android từ Unity</w:t>
            </w:r>
            <w:r>
              <w:rPr>
                <w:noProof/>
                <w:webHidden/>
              </w:rPr>
              <w:tab/>
            </w:r>
            <w:r>
              <w:rPr>
                <w:noProof/>
                <w:webHidden/>
              </w:rPr>
              <w:fldChar w:fldCharType="begin"/>
            </w:r>
            <w:r>
              <w:rPr>
                <w:noProof/>
                <w:webHidden/>
              </w:rPr>
              <w:instrText xml:space="preserve"> PAGEREF _Toc230475734 \h </w:instrText>
            </w:r>
            <w:r>
              <w:rPr>
                <w:noProof/>
                <w:webHidden/>
              </w:rPr>
            </w:r>
            <w:r>
              <w:rPr>
                <w:noProof/>
                <w:webHidden/>
              </w:rPr>
              <w:fldChar w:fldCharType="separate"/>
            </w:r>
            <w:r>
              <w:rPr>
                <w:noProof/>
                <w:webHidden/>
              </w:rPr>
              <w:t>14</w:t>
            </w:r>
            <w:r>
              <w:rPr>
                <w:noProof/>
                <w:webHidden/>
              </w:rPr>
              <w:fldChar w:fldCharType="end"/>
            </w:r>
          </w:hyperlink>
        </w:p>
        <w:p w14:paraId="389EDA24" w14:textId="6DB3D257" w:rsidR="00DA24BA" w:rsidRDefault="00DA24BA">
          <w:pPr>
            <w:pStyle w:val="TOC3"/>
            <w:tabs>
              <w:tab w:val="right" w:leader="dot" w:pos="9061"/>
            </w:tabs>
            <w:rPr>
              <w:rFonts w:asciiTheme="minorHAnsi" w:eastAsiaTheme="minorEastAsia" w:hAnsiTheme="minorHAnsi"/>
              <w:noProof/>
              <w:sz w:val="24"/>
              <w:lang w:val="en-US"/>
            </w:rPr>
          </w:pPr>
          <w:hyperlink w:anchor="_Toc230475735" w:history="1">
            <w:r w:rsidRPr="009741EA">
              <w:rPr>
                <w:rStyle w:val="Hyperlink"/>
                <w:noProof/>
              </w:rPr>
              <w:t>1.4.3. Tối ưu hóa hiệu năng cho thiết bị di động</w:t>
            </w:r>
            <w:r>
              <w:rPr>
                <w:noProof/>
                <w:webHidden/>
              </w:rPr>
              <w:tab/>
            </w:r>
            <w:r>
              <w:rPr>
                <w:noProof/>
                <w:webHidden/>
              </w:rPr>
              <w:fldChar w:fldCharType="begin"/>
            </w:r>
            <w:r>
              <w:rPr>
                <w:noProof/>
                <w:webHidden/>
              </w:rPr>
              <w:instrText xml:space="preserve"> PAGEREF _Toc230475735 \h </w:instrText>
            </w:r>
            <w:r>
              <w:rPr>
                <w:noProof/>
                <w:webHidden/>
              </w:rPr>
            </w:r>
            <w:r>
              <w:rPr>
                <w:noProof/>
                <w:webHidden/>
              </w:rPr>
              <w:fldChar w:fldCharType="separate"/>
            </w:r>
            <w:r>
              <w:rPr>
                <w:noProof/>
                <w:webHidden/>
              </w:rPr>
              <w:t>14</w:t>
            </w:r>
            <w:r>
              <w:rPr>
                <w:noProof/>
                <w:webHidden/>
              </w:rPr>
              <w:fldChar w:fldCharType="end"/>
            </w:r>
          </w:hyperlink>
        </w:p>
        <w:p w14:paraId="4123678D" w14:textId="618D50D3" w:rsidR="00DA24BA" w:rsidRDefault="00DA24BA">
          <w:pPr>
            <w:pStyle w:val="TOC3"/>
            <w:tabs>
              <w:tab w:val="right" w:leader="dot" w:pos="9061"/>
            </w:tabs>
            <w:rPr>
              <w:rFonts w:asciiTheme="minorHAnsi" w:eastAsiaTheme="minorEastAsia" w:hAnsiTheme="minorHAnsi"/>
              <w:noProof/>
              <w:sz w:val="24"/>
              <w:lang w:val="en-US"/>
            </w:rPr>
          </w:pPr>
          <w:hyperlink w:anchor="_Toc230475736" w:history="1">
            <w:r w:rsidRPr="009741EA">
              <w:rPr>
                <w:rStyle w:val="Hyperlink"/>
                <w:noProof/>
              </w:rPr>
              <w:t>1.4.4. Xử lý điều khiển cảm ứng</w:t>
            </w:r>
            <w:r>
              <w:rPr>
                <w:noProof/>
                <w:webHidden/>
              </w:rPr>
              <w:tab/>
            </w:r>
            <w:r>
              <w:rPr>
                <w:noProof/>
                <w:webHidden/>
              </w:rPr>
              <w:fldChar w:fldCharType="begin"/>
            </w:r>
            <w:r>
              <w:rPr>
                <w:noProof/>
                <w:webHidden/>
              </w:rPr>
              <w:instrText xml:space="preserve"> PAGEREF _Toc230475736 \h </w:instrText>
            </w:r>
            <w:r>
              <w:rPr>
                <w:noProof/>
                <w:webHidden/>
              </w:rPr>
            </w:r>
            <w:r>
              <w:rPr>
                <w:noProof/>
                <w:webHidden/>
              </w:rPr>
              <w:fldChar w:fldCharType="separate"/>
            </w:r>
            <w:r>
              <w:rPr>
                <w:noProof/>
                <w:webHidden/>
              </w:rPr>
              <w:t>15</w:t>
            </w:r>
            <w:r>
              <w:rPr>
                <w:noProof/>
                <w:webHidden/>
              </w:rPr>
              <w:fldChar w:fldCharType="end"/>
            </w:r>
          </w:hyperlink>
        </w:p>
        <w:p w14:paraId="06486936" w14:textId="350342EE" w:rsidR="00DA24BA" w:rsidRDefault="00DA24BA">
          <w:pPr>
            <w:pStyle w:val="TOC1"/>
            <w:tabs>
              <w:tab w:val="right" w:leader="dot" w:pos="9061"/>
            </w:tabs>
            <w:rPr>
              <w:rFonts w:asciiTheme="minorHAnsi" w:eastAsiaTheme="minorEastAsia" w:hAnsiTheme="minorHAnsi"/>
              <w:noProof/>
              <w:sz w:val="24"/>
              <w:lang w:val="en-US"/>
            </w:rPr>
          </w:pPr>
          <w:hyperlink w:anchor="_Toc230475737" w:history="1">
            <w:r w:rsidRPr="009741EA">
              <w:rPr>
                <w:rStyle w:val="Hyperlink"/>
                <w:noProof/>
              </w:rPr>
              <w:t>CHƯƠNG 2. PHÂN TÍCH GAME</w:t>
            </w:r>
            <w:r>
              <w:rPr>
                <w:noProof/>
                <w:webHidden/>
              </w:rPr>
              <w:tab/>
            </w:r>
            <w:r>
              <w:rPr>
                <w:noProof/>
                <w:webHidden/>
              </w:rPr>
              <w:fldChar w:fldCharType="begin"/>
            </w:r>
            <w:r>
              <w:rPr>
                <w:noProof/>
                <w:webHidden/>
              </w:rPr>
              <w:instrText xml:space="preserve"> PAGEREF _Toc230475737 \h </w:instrText>
            </w:r>
            <w:r>
              <w:rPr>
                <w:noProof/>
                <w:webHidden/>
              </w:rPr>
            </w:r>
            <w:r>
              <w:rPr>
                <w:noProof/>
                <w:webHidden/>
              </w:rPr>
              <w:fldChar w:fldCharType="separate"/>
            </w:r>
            <w:r>
              <w:rPr>
                <w:noProof/>
                <w:webHidden/>
              </w:rPr>
              <w:t>16</w:t>
            </w:r>
            <w:r>
              <w:rPr>
                <w:noProof/>
                <w:webHidden/>
              </w:rPr>
              <w:fldChar w:fldCharType="end"/>
            </w:r>
          </w:hyperlink>
        </w:p>
        <w:p w14:paraId="22F9000E" w14:textId="74DB3EAB" w:rsidR="00DA24BA" w:rsidRDefault="00DA24BA">
          <w:pPr>
            <w:pStyle w:val="TOC2"/>
            <w:tabs>
              <w:tab w:val="right" w:leader="dot" w:pos="9061"/>
            </w:tabs>
            <w:rPr>
              <w:rFonts w:asciiTheme="minorHAnsi" w:eastAsiaTheme="minorEastAsia" w:hAnsiTheme="minorHAnsi"/>
              <w:noProof/>
              <w:sz w:val="24"/>
              <w:lang w:val="en-US"/>
            </w:rPr>
          </w:pPr>
          <w:hyperlink w:anchor="_Toc230475738" w:history="1">
            <w:r w:rsidRPr="009741EA">
              <w:rPr>
                <w:rStyle w:val="Hyperlink"/>
                <w:noProof/>
              </w:rPr>
              <w:t>2.1. Bối cảnh và ý tưởng game</w:t>
            </w:r>
            <w:r>
              <w:rPr>
                <w:noProof/>
                <w:webHidden/>
              </w:rPr>
              <w:tab/>
            </w:r>
            <w:r>
              <w:rPr>
                <w:noProof/>
                <w:webHidden/>
              </w:rPr>
              <w:fldChar w:fldCharType="begin"/>
            </w:r>
            <w:r>
              <w:rPr>
                <w:noProof/>
                <w:webHidden/>
              </w:rPr>
              <w:instrText xml:space="preserve"> PAGEREF _Toc230475738 \h </w:instrText>
            </w:r>
            <w:r>
              <w:rPr>
                <w:noProof/>
                <w:webHidden/>
              </w:rPr>
            </w:r>
            <w:r>
              <w:rPr>
                <w:noProof/>
                <w:webHidden/>
              </w:rPr>
              <w:fldChar w:fldCharType="separate"/>
            </w:r>
            <w:r>
              <w:rPr>
                <w:noProof/>
                <w:webHidden/>
              </w:rPr>
              <w:t>16</w:t>
            </w:r>
            <w:r>
              <w:rPr>
                <w:noProof/>
                <w:webHidden/>
              </w:rPr>
              <w:fldChar w:fldCharType="end"/>
            </w:r>
          </w:hyperlink>
        </w:p>
        <w:p w14:paraId="4583DED8" w14:textId="10050FC5" w:rsidR="00DA24BA" w:rsidRDefault="00DA24BA">
          <w:pPr>
            <w:pStyle w:val="TOC3"/>
            <w:tabs>
              <w:tab w:val="right" w:leader="dot" w:pos="9061"/>
            </w:tabs>
            <w:rPr>
              <w:rFonts w:asciiTheme="minorHAnsi" w:eastAsiaTheme="minorEastAsia" w:hAnsiTheme="minorHAnsi"/>
              <w:noProof/>
              <w:sz w:val="24"/>
              <w:lang w:val="en-US"/>
            </w:rPr>
          </w:pPr>
          <w:hyperlink w:anchor="_Toc230475739" w:history="1">
            <w:r w:rsidRPr="009741EA">
              <w:rPr>
                <w:rStyle w:val="Hyperlink"/>
                <w:noProof/>
              </w:rPr>
              <w:t>2.1.1. Bối cảnh câu chuyện</w:t>
            </w:r>
            <w:r>
              <w:rPr>
                <w:noProof/>
                <w:webHidden/>
              </w:rPr>
              <w:tab/>
            </w:r>
            <w:r>
              <w:rPr>
                <w:noProof/>
                <w:webHidden/>
              </w:rPr>
              <w:fldChar w:fldCharType="begin"/>
            </w:r>
            <w:r>
              <w:rPr>
                <w:noProof/>
                <w:webHidden/>
              </w:rPr>
              <w:instrText xml:space="preserve"> PAGEREF _Toc230475739 \h </w:instrText>
            </w:r>
            <w:r>
              <w:rPr>
                <w:noProof/>
                <w:webHidden/>
              </w:rPr>
            </w:r>
            <w:r>
              <w:rPr>
                <w:noProof/>
                <w:webHidden/>
              </w:rPr>
              <w:fldChar w:fldCharType="separate"/>
            </w:r>
            <w:r>
              <w:rPr>
                <w:noProof/>
                <w:webHidden/>
              </w:rPr>
              <w:t>16</w:t>
            </w:r>
            <w:r>
              <w:rPr>
                <w:noProof/>
                <w:webHidden/>
              </w:rPr>
              <w:fldChar w:fldCharType="end"/>
            </w:r>
          </w:hyperlink>
        </w:p>
        <w:p w14:paraId="6F08E26D" w14:textId="41E67123" w:rsidR="00DA24BA" w:rsidRDefault="00DA24BA">
          <w:pPr>
            <w:pStyle w:val="TOC3"/>
            <w:tabs>
              <w:tab w:val="right" w:leader="dot" w:pos="9061"/>
            </w:tabs>
            <w:rPr>
              <w:rFonts w:asciiTheme="minorHAnsi" w:eastAsiaTheme="minorEastAsia" w:hAnsiTheme="minorHAnsi"/>
              <w:noProof/>
              <w:sz w:val="24"/>
              <w:lang w:val="en-US"/>
            </w:rPr>
          </w:pPr>
          <w:hyperlink w:anchor="_Toc230475740" w:history="1">
            <w:r w:rsidRPr="009741EA">
              <w:rPr>
                <w:rStyle w:val="Hyperlink"/>
                <w:noProof/>
              </w:rPr>
              <w:t>2.1.2. Thể loại và phong cách game</w:t>
            </w:r>
            <w:r>
              <w:rPr>
                <w:noProof/>
                <w:webHidden/>
              </w:rPr>
              <w:tab/>
            </w:r>
            <w:r>
              <w:rPr>
                <w:noProof/>
                <w:webHidden/>
              </w:rPr>
              <w:fldChar w:fldCharType="begin"/>
            </w:r>
            <w:r>
              <w:rPr>
                <w:noProof/>
                <w:webHidden/>
              </w:rPr>
              <w:instrText xml:space="preserve"> PAGEREF _Toc230475740 \h </w:instrText>
            </w:r>
            <w:r>
              <w:rPr>
                <w:noProof/>
                <w:webHidden/>
              </w:rPr>
            </w:r>
            <w:r>
              <w:rPr>
                <w:noProof/>
                <w:webHidden/>
              </w:rPr>
              <w:fldChar w:fldCharType="separate"/>
            </w:r>
            <w:r>
              <w:rPr>
                <w:noProof/>
                <w:webHidden/>
              </w:rPr>
              <w:t>17</w:t>
            </w:r>
            <w:r>
              <w:rPr>
                <w:noProof/>
                <w:webHidden/>
              </w:rPr>
              <w:fldChar w:fldCharType="end"/>
            </w:r>
          </w:hyperlink>
        </w:p>
        <w:p w14:paraId="42E36742" w14:textId="5063D5F4" w:rsidR="00DA24BA" w:rsidRDefault="00DA24BA">
          <w:pPr>
            <w:pStyle w:val="TOC3"/>
            <w:tabs>
              <w:tab w:val="right" w:leader="dot" w:pos="9061"/>
            </w:tabs>
            <w:rPr>
              <w:rFonts w:asciiTheme="minorHAnsi" w:eastAsiaTheme="minorEastAsia" w:hAnsiTheme="minorHAnsi"/>
              <w:noProof/>
              <w:sz w:val="24"/>
              <w:lang w:val="en-US"/>
            </w:rPr>
          </w:pPr>
          <w:hyperlink w:anchor="_Toc230475741" w:history="1">
            <w:r w:rsidRPr="009741EA">
              <w:rPr>
                <w:rStyle w:val="Hyperlink"/>
                <w:noProof/>
              </w:rPr>
              <w:t>2.1.3. Khảo sát các game tham khảo</w:t>
            </w:r>
            <w:r>
              <w:rPr>
                <w:noProof/>
                <w:webHidden/>
              </w:rPr>
              <w:tab/>
            </w:r>
            <w:r>
              <w:rPr>
                <w:noProof/>
                <w:webHidden/>
              </w:rPr>
              <w:fldChar w:fldCharType="begin"/>
            </w:r>
            <w:r>
              <w:rPr>
                <w:noProof/>
                <w:webHidden/>
              </w:rPr>
              <w:instrText xml:space="preserve"> PAGEREF _Toc230475741 \h </w:instrText>
            </w:r>
            <w:r>
              <w:rPr>
                <w:noProof/>
                <w:webHidden/>
              </w:rPr>
            </w:r>
            <w:r>
              <w:rPr>
                <w:noProof/>
                <w:webHidden/>
              </w:rPr>
              <w:fldChar w:fldCharType="separate"/>
            </w:r>
            <w:r>
              <w:rPr>
                <w:noProof/>
                <w:webHidden/>
              </w:rPr>
              <w:t>17</w:t>
            </w:r>
            <w:r>
              <w:rPr>
                <w:noProof/>
                <w:webHidden/>
              </w:rPr>
              <w:fldChar w:fldCharType="end"/>
            </w:r>
          </w:hyperlink>
        </w:p>
        <w:p w14:paraId="28FD2BF7" w14:textId="10271736" w:rsidR="00DA24BA" w:rsidRDefault="00DA24BA">
          <w:pPr>
            <w:pStyle w:val="TOC2"/>
            <w:tabs>
              <w:tab w:val="right" w:leader="dot" w:pos="9061"/>
            </w:tabs>
            <w:rPr>
              <w:rFonts w:asciiTheme="minorHAnsi" w:eastAsiaTheme="minorEastAsia" w:hAnsiTheme="minorHAnsi"/>
              <w:noProof/>
              <w:sz w:val="24"/>
              <w:lang w:val="en-US"/>
            </w:rPr>
          </w:pPr>
          <w:hyperlink w:anchor="_Toc230475742" w:history="1">
            <w:r w:rsidRPr="009741EA">
              <w:rPr>
                <w:rStyle w:val="Hyperlink"/>
                <w:noProof/>
              </w:rPr>
              <w:t>2.2. Phân tích yêu cầu</w:t>
            </w:r>
            <w:r>
              <w:rPr>
                <w:noProof/>
                <w:webHidden/>
              </w:rPr>
              <w:tab/>
            </w:r>
            <w:r>
              <w:rPr>
                <w:noProof/>
                <w:webHidden/>
              </w:rPr>
              <w:fldChar w:fldCharType="begin"/>
            </w:r>
            <w:r>
              <w:rPr>
                <w:noProof/>
                <w:webHidden/>
              </w:rPr>
              <w:instrText xml:space="preserve"> PAGEREF _Toc230475742 \h </w:instrText>
            </w:r>
            <w:r>
              <w:rPr>
                <w:noProof/>
                <w:webHidden/>
              </w:rPr>
            </w:r>
            <w:r>
              <w:rPr>
                <w:noProof/>
                <w:webHidden/>
              </w:rPr>
              <w:fldChar w:fldCharType="separate"/>
            </w:r>
            <w:r>
              <w:rPr>
                <w:noProof/>
                <w:webHidden/>
              </w:rPr>
              <w:t>18</w:t>
            </w:r>
            <w:r>
              <w:rPr>
                <w:noProof/>
                <w:webHidden/>
              </w:rPr>
              <w:fldChar w:fldCharType="end"/>
            </w:r>
          </w:hyperlink>
        </w:p>
        <w:p w14:paraId="138C662B" w14:textId="3CB109C7" w:rsidR="00DA24BA" w:rsidRDefault="00DA24BA">
          <w:pPr>
            <w:pStyle w:val="TOC3"/>
            <w:tabs>
              <w:tab w:val="right" w:leader="dot" w:pos="9061"/>
            </w:tabs>
            <w:rPr>
              <w:rFonts w:asciiTheme="minorHAnsi" w:eastAsiaTheme="minorEastAsia" w:hAnsiTheme="minorHAnsi"/>
              <w:noProof/>
              <w:sz w:val="24"/>
              <w:lang w:val="en-US"/>
            </w:rPr>
          </w:pPr>
          <w:hyperlink w:anchor="_Toc230475743" w:history="1">
            <w:r w:rsidRPr="009741EA">
              <w:rPr>
                <w:rStyle w:val="Hyperlink"/>
                <w:noProof/>
              </w:rPr>
              <w:t>2.2.1. Yêu cầu chức năng</w:t>
            </w:r>
            <w:r>
              <w:rPr>
                <w:noProof/>
                <w:webHidden/>
              </w:rPr>
              <w:tab/>
            </w:r>
            <w:r>
              <w:rPr>
                <w:noProof/>
                <w:webHidden/>
              </w:rPr>
              <w:fldChar w:fldCharType="begin"/>
            </w:r>
            <w:r>
              <w:rPr>
                <w:noProof/>
                <w:webHidden/>
              </w:rPr>
              <w:instrText xml:space="preserve"> PAGEREF _Toc230475743 \h </w:instrText>
            </w:r>
            <w:r>
              <w:rPr>
                <w:noProof/>
                <w:webHidden/>
              </w:rPr>
            </w:r>
            <w:r>
              <w:rPr>
                <w:noProof/>
                <w:webHidden/>
              </w:rPr>
              <w:fldChar w:fldCharType="separate"/>
            </w:r>
            <w:r>
              <w:rPr>
                <w:noProof/>
                <w:webHidden/>
              </w:rPr>
              <w:t>18</w:t>
            </w:r>
            <w:r>
              <w:rPr>
                <w:noProof/>
                <w:webHidden/>
              </w:rPr>
              <w:fldChar w:fldCharType="end"/>
            </w:r>
          </w:hyperlink>
        </w:p>
        <w:p w14:paraId="0C384562" w14:textId="5FE220FB" w:rsidR="00DA24BA" w:rsidRDefault="00DA24BA">
          <w:pPr>
            <w:pStyle w:val="TOC3"/>
            <w:tabs>
              <w:tab w:val="right" w:leader="dot" w:pos="9061"/>
            </w:tabs>
            <w:rPr>
              <w:rFonts w:asciiTheme="minorHAnsi" w:eastAsiaTheme="minorEastAsia" w:hAnsiTheme="minorHAnsi"/>
              <w:noProof/>
              <w:sz w:val="24"/>
              <w:lang w:val="en-US"/>
            </w:rPr>
          </w:pPr>
          <w:hyperlink w:anchor="_Toc230475744" w:history="1">
            <w:r w:rsidRPr="009741EA">
              <w:rPr>
                <w:rStyle w:val="Hyperlink"/>
                <w:noProof/>
              </w:rPr>
              <w:t>2.2.2. Yêu cầu phi chức năng</w:t>
            </w:r>
            <w:r>
              <w:rPr>
                <w:noProof/>
                <w:webHidden/>
              </w:rPr>
              <w:tab/>
            </w:r>
            <w:r>
              <w:rPr>
                <w:noProof/>
                <w:webHidden/>
              </w:rPr>
              <w:fldChar w:fldCharType="begin"/>
            </w:r>
            <w:r>
              <w:rPr>
                <w:noProof/>
                <w:webHidden/>
              </w:rPr>
              <w:instrText xml:space="preserve"> PAGEREF _Toc230475744 \h </w:instrText>
            </w:r>
            <w:r>
              <w:rPr>
                <w:noProof/>
                <w:webHidden/>
              </w:rPr>
            </w:r>
            <w:r>
              <w:rPr>
                <w:noProof/>
                <w:webHidden/>
              </w:rPr>
              <w:fldChar w:fldCharType="separate"/>
            </w:r>
            <w:r>
              <w:rPr>
                <w:noProof/>
                <w:webHidden/>
              </w:rPr>
              <w:t>19</w:t>
            </w:r>
            <w:r>
              <w:rPr>
                <w:noProof/>
                <w:webHidden/>
              </w:rPr>
              <w:fldChar w:fldCharType="end"/>
            </w:r>
          </w:hyperlink>
        </w:p>
        <w:p w14:paraId="65CA7832" w14:textId="15B94186" w:rsidR="00DA24BA" w:rsidRDefault="00DA24BA">
          <w:pPr>
            <w:pStyle w:val="TOC3"/>
            <w:tabs>
              <w:tab w:val="right" w:leader="dot" w:pos="9061"/>
            </w:tabs>
            <w:rPr>
              <w:rFonts w:asciiTheme="minorHAnsi" w:eastAsiaTheme="minorEastAsia" w:hAnsiTheme="minorHAnsi"/>
              <w:noProof/>
              <w:sz w:val="24"/>
              <w:lang w:val="en-US"/>
            </w:rPr>
          </w:pPr>
          <w:hyperlink w:anchor="_Toc230475745" w:history="1">
            <w:r w:rsidRPr="009741EA">
              <w:rPr>
                <w:rStyle w:val="Hyperlink"/>
                <w:noProof/>
              </w:rPr>
              <w:t>2.2.3. Bảng tổng hợp yêu cầu theo PI</w:t>
            </w:r>
            <w:r>
              <w:rPr>
                <w:noProof/>
                <w:webHidden/>
              </w:rPr>
              <w:tab/>
            </w:r>
            <w:r>
              <w:rPr>
                <w:noProof/>
                <w:webHidden/>
              </w:rPr>
              <w:fldChar w:fldCharType="begin"/>
            </w:r>
            <w:r>
              <w:rPr>
                <w:noProof/>
                <w:webHidden/>
              </w:rPr>
              <w:instrText xml:space="preserve"> PAGEREF _Toc230475745 \h </w:instrText>
            </w:r>
            <w:r>
              <w:rPr>
                <w:noProof/>
                <w:webHidden/>
              </w:rPr>
            </w:r>
            <w:r>
              <w:rPr>
                <w:noProof/>
                <w:webHidden/>
              </w:rPr>
              <w:fldChar w:fldCharType="separate"/>
            </w:r>
            <w:r>
              <w:rPr>
                <w:noProof/>
                <w:webHidden/>
              </w:rPr>
              <w:t>20</w:t>
            </w:r>
            <w:r>
              <w:rPr>
                <w:noProof/>
                <w:webHidden/>
              </w:rPr>
              <w:fldChar w:fldCharType="end"/>
            </w:r>
          </w:hyperlink>
        </w:p>
        <w:p w14:paraId="23720DD4" w14:textId="29866564" w:rsidR="00DA24BA" w:rsidRDefault="00DA24BA">
          <w:pPr>
            <w:pStyle w:val="TOC2"/>
            <w:tabs>
              <w:tab w:val="right" w:leader="dot" w:pos="9061"/>
            </w:tabs>
            <w:rPr>
              <w:rFonts w:asciiTheme="minorHAnsi" w:eastAsiaTheme="minorEastAsia" w:hAnsiTheme="minorHAnsi"/>
              <w:noProof/>
              <w:sz w:val="24"/>
              <w:lang w:val="en-US"/>
            </w:rPr>
          </w:pPr>
          <w:hyperlink w:anchor="_Toc230475746" w:history="1">
            <w:r w:rsidRPr="009741EA">
              <w:rPr>
                <w:rStyle w:val="Hyperlink"/>
                <w:noProof/>
              </w:rPr>
              <w:t>2.3. Cấu trúc hoạt động của game</w:t>
            </w:r>
            <w:r>
              <w:rPr>
                <w:noProof/>
                <w:webHidden/>
              </w:rPr>
              <w:tab/>
            </w:r>
            <w:r>
              <w:rPr>
                <w:noProof/>
                <w:webHidden/>
              </w:rPr>
              <w:fldChar w:fldCharType="begin"/>
            </w:r>
            <w:r>
              <w:rPr>
                <w:noProof/>
                <w:webHidden/>
              </w:rPr>
              <w:instrText xml:space="preserve"> PAGEREF _Toc230475746 \h </w:instrText>
            </w:r>
            <w:r>
              <w:rPr>
                <w:noProof/>
                <w:webHidden/>
              </w:rPr>
            </w:r>
            <w:r>
              <w:rPr>
                <w:noProof/>
                <w:webHidden/>
              </w:rPr>
              <w:fldChar w:fldCharType="separate"/>
            </w:r>
            <w:r>
              <w:rPr>
                <w:noProof/>
                <w:webHidden/>
              </w:rPr>
              <w:t>21</w:t>
            </w:r>
            <w:r>
              <w:rPr>
                <w:noProof/>
                <w:webHidden/>
              </w:rPr>
              <w:fldChar w:fldCharType="end"/>
            </w:r>
          </w:hyperlink>
        </w:p>
        <w:p w14:paraId="69893490" w14:textId="4266A12D" w:rsidR="00DA24BA" w:rsidRDefault="00DA24BA">
          <w:pPr>
            <w:pStyle w:val="TOC3"/>
            <w:tabs>
              <w:tab w:val="right" w:leader="dot" w:pos="9061"/>
            </w:tabs>
            <w:rPr>
              <w:rFonts w:asciiTheme="minorHAnsi" w:eastAsiaTheme="minorEastAsia" w:hAnsiTheme="minorHAnsi"/>
              <w:noProof/>
              <w:sz w:val="24"/>
              <w:lang w:val="en-US"/>
            </w:rPr>
          </w:pPr>
          <w:hyperlink w:anchor="_Toc230475747" w:history="1">
            <w:r w:rsidRPr="009741EA">
              <w:rPr>
                <w:rStyle w:val="Hyperlink"/>
                <w:noProof/>
              </w:rPr>
              <w:t>2.3.1. Luồng hoạt động tổng quan</w:t>
            </w:r>
            <w:r>
              <w:rPr>
                <w:noProof/>
                <w:webHidden/>
              </w:rPr>
              <w:tab/>
            </w:r>
            <w:r>
              <w:rPr>
                <w:noProof/>
                <w:webHidden/>
              </w:rPr>
              <w:fldChar w:fldCharType="begin"/>
            </w:r>
            <w:r>
              <w:rPr>
                <w:noProof/>
                <w:webHidden/>
              </w:rPr>
              <w:instrText xml:space="preserve"> PAGEREF _Toc230475747 \h </w:instrText>
            </w:r>
            <w:r>
              <w:rPr>
                <w:noProof/>
                <w:webHidden/>
              </w:rPr>
            </w:r>
            <w:r>
              <w:rPr>
                <w:noProof/>
                <w:webHidden/>
              </w:rPr>
              <w:fldChar w:fldCharType="separate"/>
            </w:r>
            <w:r>
              <w:rPr>
                <w:noProof/>
                <w:webHidden/>
              </w:rPr>
              <w:t>21</w:t>
            </w:r>
            <w:r>
              <w:rPr>
                <w:noProof/>
                <w:webHidden/>
              </w:rPr>
              <w:fldChar w:fldCharType="end"/>
            </w:r>
          </w:hyperlink>
        </w:p>
        <w:p w14:paraId="4FB25B24" w14:textId="5E50B9D6" w:rsidR="00DA24BA" w:rsidRDefault="00DA24BA">
          <w:pPr>
            <w:pStyle w:val="TOC3"/>
            <w:tabs>
              <w:tab w:val="right" w:leader="dot" w:pos="9061"/>
            </w:tabs>
            <w:rPr>
              <w:rFonts w:asciiTheme="minorHAnsi" w:eastAsiaTheme="minorEastAsia" w:hAnsiTheme="minorHAnsi"/>
              <w:noProof/>
              <w:sz w:val="24"/>
              <w:lang w:val="en-US"/>
            </w:rPr>
          </w:pPr>
          <w:hyperlink w:anchor="_Toc230475748" w:history="1">
            <w:r w:rsidRPr="009741EA">
              <w:rPr>
                <w:rStyle w:val="Hyperlink"/>
                <w:noProof/>
              </w:rPr>
              <w:t>2.3.2. Cơ chế gameplay cốt lõi</w:t>
            </w:r>
            <w:r>
              <w:rPr>
                <w:noProof/>
                <w:webHidden/>
              </w:rPr>
              <w:tab/>
            </w:r>
            <w:r>
              <w:rPr>
                <w:noProof/>
                <w:webHidden/>
              </w:rPr>
              <w:fldChar w:fldCharType="begin"/>
            </w:r>
            <w:r>
              <w:rPr>
                <w:noProof/>
                <w:webHidden/>
              </w:rPr>
              <w:instrText xml:space="preserve"> PAGEREF _Toc230475748 \h </w:instrText>
            </w:r>
            <w:r>
              <w:rPr>
                <w:noProof/>
                <w:webHidden/>
              </w:rPr>
            </w:r>
            <w:r>
              <w:rPr>
                <w:noProof/>
                <w:webHidden/>
              </w:rPr>
              <w:fldChar w:fldCharType="separate"/>
            </w:r>
            <w:r>
              <w:rPr>
                <w:noProof/>
                <w:webHidden/>
              </w:rPr>
              <w:t>21</w:t>
            </w:r>
            <w:r>
              <w:rPr>
                <w:noProof/>
                <w:webHidden/>
              </w:rPr>
              <w:fldChar w:fldCharType="end"/>
            </w:r>
          </w:hyperlink>
        </w:p>
        <w:p w14:paraId="085F6453" w14:textId="52864337" w:rsidR="00DA24BA" w:rsidRDefault="00DA24BA">
          <w:pPr>
            <w:pStyle w:val="TOC3"/>
            <w:tabs>
              <w:tab w:val="right" w:leader="dot" w:pos="9061"/>
            </w:tabs>
            <w:rPr>
              <w:rFonts w:asciiTheme="minorHAnsi" w:eastAsiaTheme="minorEastAsia" w:hAnsiTheme="minorHAnsi"/>
              <w:noProof/>
              <w:sz w:val="24"/>
              <w:lang w:val="en-US"/>
            </w:rPr>
          </w:pPr>
          <w:hyperlink w:anchor="_Toc230475749" w:history="1">
            <w:r w:rsidRPr="009741EA">
              <w:rPr>
                <w:rStyle w:val="Hyperlink"/>
                <w:noProof/>
              </w:rPr>
              <w:t>2.3.3. Hệ thống điểm số và mục tiêu</w:t>
            </w:r>
            <w:r>
              <w:rPr>
                <w:noProof/>
                <w:webHidden/>
              </w:rPr>
              <w:tab/>
            </w:r>
            <w:r>
              <w:rPr>
                <w:noProof/>
                <w:webHidden/>
              </w:rPr>
              <w:fldChar w:fldCharType="begin"/>
            </w:r>
            <w:r>
              <w:rPr>
                <w:noProof/>
                <w:webHidden/>
              </w:rPr>
              <w:instrText xml:space="preserve"> PAGEREF _Toc230475749 \h </w:instrText>
            </w:r>
            <w:r>
              <w:rPr>
                <w:noProof/>
                <w:webHidden/>
              </w:rPr>
            </w:r>
            <w:r>
              <w:rPr>
                <w:noProof/>
                <w:webHidden/>
              </w:rPr>
              <w:fldChar w:fldCharType="separate"/>
            </w:r>
            <w:r>
              <w:rPr>
                <w:noProof/>
                <w:webHidden/>
              </w:rPr>
              <w:t>22</w:t>
            </w:r>
            <w:r>
              <w:rPr>
                <w:noProof/>
                <w:webHidden/>
              </w:rPr>
              <w:fldChar w:fldCharType="end"/>
            </w:r>
          </w:hyperlink>
        </w:p>
        <w:p w14:paraId="4E987B60" w14:textId="7A358A90" w:rsidR="00DA24BA" w:rsidRDefault="00DA24BA">
          <w:pPr>
            <w:pStyle w:val="TOC2"/>
            <w:tabs>
              <w:tab w:val="right" w:leader="dot" w:pos="9061"/>
            </w:tabs>
            <w:rPr>
              <w:rFonts w:asciiTheme="minorHAnsi" w:eastAsiaTheme="minorEastAsia" w:hAnsiTheme="minorHAnsi"/>
              <w:noProof/>
              <w:sz w:val="24"/>
              <w:lang w:val="en-US"/>
            </w:rPr>
          </w:pPr>
          <w:hyperlink w:anchor="_Toc230475750" w:history="1">
            <w:r w:rsidRPr="009741EA">
              <w:rPr>
                <w:rStyle w:val="Hyperlink"/>
                <w:noProof/>
              </w:rPr>
              <w:t>2.4. Phân tích các thành phần hệ thống</w:t>
            </w:r>
            <w:r>
              <w:rPr>
                <w:noProof/>
                <w:webHidden/>
              </w:rPr>
              <w:tab/>
            </w:r>
            <w:r>
              <w:rPr>
                <w:noProof/>
                <w:webHidden/>
              </w:rPr>
              <w:fldChar w:fldCharType="begin"/>
            </w:r>
            <w:r>
              <w:rPr>
                <w:noProof/>
                <w:webHidden/>
              </w:rPr>
              <w:instrText xml:space="preserve"> PAGEREF _Toc230475750 \h </w:instrText>
            </w:r>
            <w:r>
              <w:rPr>
                <w:noProof/>
                <w:webHidden/>
              </w:rPr>
            </w:r>
            <w:r>
              <w:rPr>
                <w:noProof/>
                <w:webHidden/>
              </w:rPr>
              <w:fldChar w:fldCharType="separate"/>
            </w:r>
            <w:r>
              <w:rPr>
                <w:noProof/>
                <w:webHidden/>
              </w:rPr>
              <w:t>22</w:t>
            </w:r>
            <w:r>
              <w:rPr>
                <w:noProof/>
                <w:webHidden/>
              </w:rPr>
              <w:fldChar w:fldCharType="end"/>
            </w:r>
          </w:hyperlink>
        </w:p>
        <w:p w14:paraId="4AC1E6B2" w14:textId="0868C527" w:rsidR="00DA24BA" w:rsidRDefault="00DA24BA">
          <w:pPr>
            <w:pStyle w:val="TOC3"/>
            <w:tabs>
              <w:tab w:val="right" w:leader="dot" w:pos="9061"/>
            </w:tabs>
            <w:rPr>
              <w:rFonts w:asciiTheme="minorHAnsi" w:eastAsiaTheme="minorEastAsia" w:hAnsiTheme="minorHAnsi"/>
              <w:noProof/>
              <w:sz w:val="24"/>
              <w:lang w:val="en-US"/>
            </w:rPr>
          </w:pPr>
          <w:hyperlink w:anchor="_Toc230475751" w:history="1">
            <w:r w:rsidRPr="009741EA">
              <w:rPr>
                <w:rStyle w:val="Hyperlink"/>
                <w:noProof/>
              </w:rPr>
              <w:t>2.4.1. Phân tích nhân vật chính</w:t>
            </w:r>
            <w:r>
              <w:rPr>
                <w:noProof/>
                <w:webHidden/>
              </w:rPr>
              <w:tab/>
            </w:r>
            <w:r>
              <w:rPr>
                <w:noProof/>
                <w:webHidden/>
              </w:rPr>
              <w:fldChar w:fldCharType="begin"/>
            </w:r>
            <w:r>
              <w:rPr>
                <w:noProof/>
                <w:webHidden/>
              </w:rPr>
              <w:instrText xml:space="preserve"> PAGEREF _Toc230475751 \h </w:instrText>
            </w:r>
            <w:r>
              <w:rPr>
                <w:noProof/>
                <w:webHidden/>
              </w:rPr>
            </w:r>
            <w:r>
              <w:rPr>
                <w:noProof/>
                <w:webHidden/>
              </w:rPr>
              <w:fldChar w:fldCharType="separate"/>
            </w:r>
            <w:r>
              <w:rPr>
                <w:noProof/>
                <w:webHidden/>
              </w:rPr>
              <w:t>22</w:t>
            </w:r>
            <w:r>
              <w:rPr>
                <w:noProof/>
                <w:webHidden/>
              </w:rPr>
              <w:fldChar w:fldCharType="end"/>
            </w:r>
          </w:hyperlink>
        </w:p>
        <w:p w14:paraId="0BBC05D2" w14:textId="2231A0DB" w:rsidR="00DA24BA" w:rsidRDefault="00DA24BA">
          <w:pPr>
            <w:pStyle w:val="TOC3"/>
            <w:tabs>
              <w:tab w:val="right" w:leader="dot" w:pos="9061"/>
            </w:tabs>
            <w:rPr>
              <w:rFonts w:asciiTheme="minorHAnsi" w:eastAsiaTheme="minorEastAsia" w:hAnsiTheme="minorHAnsi"/>
              <w:noProof/>
              <w:sz w:val="24"/>
              <w:lang w:val="en-US"/>
            </w:rPr>
          </w:pPr>
          <w:hyperlink w:anchor="_Toc230475752" w:history="1">
            <w:r w:rsidRPr="009741EA">
              <w:rPr>
                <w:rStyle w:val="Hyperlink"/>
                <w:noProof/>
              </w:rPr>
              <w:t>2.4.2. Phân tích hệ thống kẻ địch</w:t>
            </w:r>
            <w:r>
              <w:rPr>
                <w:noProof/>
                <w:webHidden/>
              </w:rPr>
              <w:tab/>
            </w:r>
            <w:r>
              <w:rPr>
                <w:noProof/>
                <w:webHidden/>
              </w:rPr>
              <w:fldChar w:fldCharType="begin"/>
            </w:r>
            <w:r>
              <w:rPr>
                <w:noProof/>
                <w:webHidden/>
              </w:rPr>
              <w:instrText xml:space="preserve"> PAGEREF _Toc230475752 \h </w:instrText>
            </w:r>
            <w:r>
              <w:rPr>
                <w:noProof/>
                <w:webHidden/>
              </w:rPr>
            </w:r>
            <w:r>
              <w:rPr>
                <w:noProof/>
                <w:webHidden/>
              </w:rPr>
              <w:fldChar w:fldCharType="separate"/>
            </w:r>
            <w:r>
              <w:rPr>
                <w:noProof/>
                <w:webHidden/>
              </w:rPr>
              <w:t>23</w:t>
            </w:r>
            <w:r>
              <w:rPr>
                <w:noProof/>
                <w:webHidden/>
              </w:rPr>
              <w:fldChar w:fldCharType="end"/>
            </w:r>
          </w:hyperlink>
        </w:p>
        <w:p w14:paraId="473803E2" w14:textId="18E4D683" w:rsidR="00DA24BA" w:rsidRDefault="00DA24BA">
          <w:pPr>
            <w:pStyle w:val="TOC3"/>
            <w:tabs>
              <w:tab w:val="right" w:leader="dot" w:pos="9061"/>
            </w:tabs>
            <w:rPr>
              <w:rFonts w:asciiTheme="minorHAnsi" w:eastAsiaTheme="minorEastAsia" w:hAnsiTheme="minorHAnsi"/>
              <w:noProof/>
              <w:sz w:val="24"/>
              <w:lang w:val="en-US"/>
            </w:rPr>
          </w:pPr>
          <w:hyperlink w:anchor="_Toc230475753" w:history="1">
            <w:r w:rsidRPr="009741EA">
              <w:rPr>
                <w:rStyle w:val="Hyperlink"/>
                <w:noProof/>
              </w:rPr>
              <w:t>2.4.3. Phân tích cấu trúc bản đồ</w:t>
            </w:r>
            <w:r>
              <w:rPr>
                <w:noProof/>
                <w:webHidden/>
              </w:rPr>
              <w:tab/>
            </w:r>
            <w:r>
              <w:rPr>
                <w:noProof/>
                <w:webHidden/>
              </w:rPr>
              <w:fldChar w:fldCharType="begin"/>
            </w:r>
            <w:r>
              <w:rPr>
                <w:noProof/>
                <w:webHidden/>
              </w:rPr>
              <w:instrText xml:space="preserve"> PAGEREF _Toc230475753 \h </w:instrText>
            </w:r>
            <w:r>
              <w:rPr>
                <w:noProof/>
                <w:webHidden/>
              </w:rPr>
            </w:r>
            <w:r>
              <w:rPr>
                <w:noProof/>
                <w:webHidden/>
              </w:rPr>
              <w:fldChar w:fldCharType="separate"/>
            </w:r>
            <w:r>
              <w:rPr>
                <w:noProof/>
                <w:webHidden/>
              </w:rPr>
              <w:t>24</w:t>
            </w:r>
            <w:r>
              <w:rPr>
                <w:noProof/>
                <w:webHidden/>
              </w:rPr>
              <w:fldChar w:fldCharType="end"/>
            </w:r>
          </w:hyperlink>
        </w:p>
        <w:p w14:paraId="4AF9D097" w14:textId="6CD3A54A" w:rsidR="00DA24BA" w:rsidRDefault="00DA24BA">
          <w:pPr>
            <w:pStyle w:val="TOC2"/>
            <w:tabs>
              <w:tab w:val="right" w:leader="dot" w:pos="9061"/>
            </w:tabs>
            <w:rPr>
              <w:rFonts w:asciiTheme="minorHAnsi" w:eastAsiaTheme="minorEastAsia" w:hAnsiTheme="minorHAnsi"/>
              <w:noProof/>
              <w:sz w:val="24"/>
              <w:lang w:val="en-US"/>
            </w:rPr>
          </w:pPr>
          <w:hyperlink w:anchor="_Toc230475754" w:history="1">
            <w:r w:rsidRPr="009741EA">
              <w:rPr>
                <w:rStyle w:val="Hyperlink"/>
                <w:noProof/>
              </w:rPr>
              <w:t>2.5. Xác định phạm vi và giới hạn đề tài</w:t>
            </w:r>
            <w:r>
              <w:rPr>
                <w:noProof/>
                <w:webHidden/>
              </w:rPr>
              <w:tab/>
            </w:r>
            <w:r>
              <w:rPr>
                <w:noProof/>
                <w:webHidden/>
              </w:rPr>
              <w:fldChar w:fldCharType="begin"/>
            </w:r>
            <w:r>
              <w:rPr>
                <w:noProof/>
                <w:webHidden/>
              </w:rPr>
              <w:instrText xml:space="preserve"> PAGEREF _Toc230475754 \h </w:instrText>
            </w:r>
            <w:r>
              <w:rPr>
                <w:noProof/>
                <w:webHidden/>
              </w:rPr>
            </w:r>
            <w:r>
              <w:rPr>
                <w:noProof/>
                <w:webHidden/>
              </w:rPr>
              <w:fldChar w:fldCharType="separate"/>
            </w:r>
            <w:r>
              <w:rPr>
                <w:noProof/>
                <w:webHidden/>
              </w:rPr>
              <w:t>24</w:t>
            </w:r>
            <w:r>
              <w:rPr>
                <w:noProof/>
                <w:webHidden/>
              </w:rPr>
              <w:fldChar w:fldCharType="end"/>
            </w:r>
          </w:hyperlink>
        </w:p>
        <w:p w14:paraId="6CC40260" w14:textId="52F0547B" w:rsidR="00DA24BA" w:rsidRDefault="00DA24BA">
          <w:pPr>
            <w:pStyle w:val="TOC3"/>
            <w:tabs>
              <w:tab w:val="right" w:leader="dot" w:pos="9061"/>
            </w:tabs>
            <w:rPr>
              <w:rFonts w:asciiTheme="minorHAnsi" w:eastAsiaTheme="minorEastAsia" w:hAnsiTheme="minorHAnsi"/>
              <w:noProof/>
              <w:sz w:val="24"/>
              <w:lang w:val="en-US"/>
            </w:rPr>
          </w:pPr>
          <w:hyperlink w:anchor="_Toc230475755" w:history="1">
            <w:r w:rsidRPr="009741EA">
              <w:rPr>
                <w:rStyle w:val="Hyperlink"/>
                <w:noProof/>
              </w:rPr>
              <w:t>2.5.1. Phạm vi thực hiện</w:t>
            </w:r>
            <w:r>
              <w:rPr>
                <w:noProof/>
                <w:webHidden/>
              </w:rPr>
              <w:tab/>
            </w:r>
            <w:r>
              <w:rPr>
                <w:noProof/>
                <w:webHidden/>
              </w:rPr>
              <w:fldChar w:fldCharType="begin"/>
            </w:r>
            <w:r>
              <w:rPr>
                <w:noProof/>
                <w:webHidden/>
              </w:rPr>
              <w:instrText xml:space="preserve"> PAGEREF _Toc230475755 \h </w:instrText>
            </w:r>
            <w:r>
              <w:rPr>
                <w:noProof/>
                <w:webHidden/>
              </w:rPr>
            </w:r>
            <w:r>
              <w:rPr>
                <w:noProof/>
                <w:webHidden/>
              </w:rPr>
              <w:fldChar w:fldCharType="separate"/>
            </w:r>
            <w:r>
              <w:rPr>
                <w:noProof/>
                <w:webHidden/>
              </w:rPr>
              <w:t>24</w:t>
            </w:r>
            <w:r>
              <w:rPr>
                <w:noProof/>
                <w:webHidden/>
              </w:rPr>
              <w:fldChar w:fldCharType="end"/>
            </w:r>
          </w:hyperlink>
        </w:p>
        <w:p w14:paraId="369C0EB1" w14:textId="554846CE" w:rsidR="00DA24BA" w:rsidRDefault="00DA24BA">
          <w:pPr>
            <w:pStyle w:val="TOC3"/>
            <w:tabs>
              <w:tab w:val="right" w:leader="dot" w:pos="9061"/>
            </w:tabs>
            <w:rPr>
              <w:rFonts w:asciiTheme="minorHAnsi" w:eastAsiaTheme="minorEastAsia" w:hAnsiTheme="minorHAnsi"/>
              <w:noProof/>
              <w:sz w:val="24"/>
              <w:lang w:val="en-US"/>
            </w:rPr>
          </w:pPr>
          <w:hyperlink w:anchor="_Toc230475756" w:history="1">
            <w:r w:rsidRPr="009741EA">
              <w:rPr>
                <w:rStyle w:val="Hyperlink"/>
                <w:noProof/>
              </w:rPr>
              <w:t>2.5.2. Những tính năng ngoài phạm vi</w:t>
            </w:r>
            <w:r>
              <w:rPr>
                <w:noProof/>
                <w:webHidden/>
              </w:rPr>
              <w:tab/>
            </w:r>
            <w:r>
              <w:rPr>
                <w:noProof/>
                <w:webHidden/>
              </w:rPr>
              <w:fldChar w:fldCharType="begin"/>
            </w:r>
            <w:r>
              <w:rPr>
                <w:noProof/>
                <w:webHidden/>
              </w:rPr>
              <w:instrText xml:space="preserve"> PAGEREF _Toc230475756 \h </w:instrText>
            </w:r>
            <w:r>
              <w:rPr>
                <w:noProof/>
                <w:webHidden/>
              </w:rPr>
            </w:r>
            <w:r>
              <w:rPr>
                <w:noProof/>
                <w:webHidden/>
              </w:rPr>
              <w:fldChar w:fldCharType="separate"/>
            </w:r>
            <w:r>
              <w:rPr>
                <w:noProof/>
                <w:webHidden/>
              </w:rPr>
              <w:t>25</w:t>
            </w:r>
            <w:r>
              <w:rPr>
                <w:noProof/>
                <w:webHidden/>
              </w:rPr>
              <w:fldChar w:fldCharType="end"/>
            </w:r>
          </w:hyperlink>
        </w:p>
        <w:p w14:paraId="1BEC72D8" w14:textId="0363A569" w:rsidR="00DA24BA" w:rsidRDefault="00DA24BA">
          <w:pPr>
            <w:pStyle w:val="TOC1"/>
            <w:tabs>
              <w:tab w:val="right" w:leader="dot" w:pos="9061"/>
            </w:tabs>
            <w:rPr>
              <w:rFonts w:asciiTheme="minorHAnsi" w:eastAsiaTheme="minorEastAsia" w:hAnsiTheme="minorHAnsi"/>
              <w:noProof/>
              <w:sz w:val="24"/>
              <w:lang w:val="en-US"/>
            </w:rPr>
          </w:pPr>
          <w:hyperlink w:anchor="_Toc230475757" w:history="1">
            <w:r w:rsidRPr="009741EA">
              <w:rPr>
                <w:rStyle w:val="Hyperlink"/>
                <w:noProof/>
              </w:rPr>
              <w:t>CHƯƠNG 3. THIẾT KẾ GAME</w:t>
            </w:r>
            <w:r>
              <w:rPr>
                <w:noProof/>
                <w:webHidden/>
              </w:rPr>
              <w:tab/>
            </w:r>
            <w:r>
              <w:rPr>
                <w:noProof/>
                <w:webHidden/>
              </w:rPr>
              <w:fldChar w:fldCharType="begin"/>
            </w:r>
            <w:r>
              <w:rPr>
                <w:noProof/>
                <w:webHidden/>
              </w:rPr>
              <w:instrText xml:space="preserve"> PAGEREF _Toc230475757 \h </w:instrText>
            </w:r>
            <w:r>
              <w:rPr>
                <w:noProof/>
                <w:webHidden/>
              </w:rPr>
            </w:r>
            <w:r>
              <w:rPr>
                <w:noProof/>
                <w:webHidden/>
              </w:rPr>
              <w:fldChar w:fldCharType="separate"/>
            </w:r>
            <w:r>
              <w:rPr>
                <w:noProof/>
                <w:webHidden/>
              </w:rPr>
              <w:t>26</w:t>
            </w:r>
            <w:r>
              <w:rPr>
                <w:noProof/>
                <w:webHidden/>
              </w:rPr>
              <w:fldChar w:fldCharType="end"/>
            </w:r>
          </w:hyperlink>
        </w:p>
        <w:p w14:paraId="58FE9A70" w14:textId="02766023" w:rsidR="00DA24BA" w:rsidRDefault="00DA24BA">
          <w:pPr>
            <w:pStyle w:val="TOC2"/>
            <w:tabs>
              <w:tab w:val="right" w:leader="dot" w:pos="9061"/>
            </w:tabs>
            <w:rPr>
              <w:rFonts w:asciiTheme="minorHAnsi" w:eastAsiaTheme="minorEastAsia" w:hAnsiTheme="minorHAnsi"/>
              <w:noProof/>
              <w:sz w:val="24"/>
              <w:lang w:val="en-US"/>
            </w:rPr>
          </w:pPr>
          <w:hyperlink w:anchor="_Toc230475758" w:history="1">
            <w:r w:rsidRPr="009741EA">
              <w:rPr>
                <w:rStyle w:val="Hyperlink"/>
                <w:noProof/>
              </w:rPr>
              <w:t>3.1. Thiết kế kiến trúc hệ thống</w:t>
            </w:r>
            <w:r>
              <w:rPr>
                <w:noProof/>
                <w:webHidden/>
              </w:rPr>
              <w:tab/>
            </w:r>
            <w:r>
              <w:rPr>
                <w:noProof/>
                <w:webHidden/>
              </w:rPr>
              <w:fldChar w:fldCharType="begin"/>
            </w:r>
            <w:r>
              <w:rPr>
                <w:noProof/>
                <w:webHidden/>
              </w:rPr>
              <w:instrText xml:space="preserve"> PAGEREF _Toc230475758 \h </w:instrText>
            </w:r>
            <w:r>
              <w:rPr>
                <w:noProof/>
                <w:webHidden/>
              </w:rPr>
            </w:r>
            <w:r>
              <w:rPr>
                <w:noProof/>
                <w:webHidden/>
              </w:rPr>
              <w:fldChar w:fldCharType="separate"/>
            </w:r>
            <w:r>
              <w:rPr>
                <w:noProof/>
                <w:webHidden/>
              </w:rPr>
              <w:t>26</w:t>
            </w:r>
            <w:r>
              <w:rPr>
                <w:noProof/>
                <w:webHidden/>
              </w:rPr>
              <w:fldChar w:fldCharType="end"/>
            </w:r>
          </w:hyperlink>
        </w:p>
        <w:p w14:paraId="3A77AFF3" w14:textId="0BF22F06" w:rsidR="00DA24BA" w:rsidRDefault="00DA24BA">
          <w:pPr>
            <w:pStyle w:val="TOC3"/>
            <w:tabs>
              <w:tab w:val="right" w:leader="dot" w:pos="9061"/>
            </w:tabs>
            <w:rPr>
              <w:rFonts w:asciiTheme="minorHAnsi" w:eastAsiaTheme="minorEastAsia" w:hAnsiTheme="minorHAnsi"/>
              <w:noProof/>
              <w:sz w:val="24"/>
              <w:lang w:val="en-US"/>
            </w:rPr>
          </w:pPr>
          <w:hyperlink w:anchor="_Toc230475759" w:history="1">
            <w:r w:rsidRPr="009741EA">
              <w:rPr>
                <w:rStyle w:val="Hyperlink"/>
                <w:noProof/>
              </w:rPr>
              <w:t>3.1.1. Tổng quan kiến trúc</w:t>
            </w:r>
            <w:r>
              <w:rPr>
                <w:noProof/>
                <w:webHidden/>
              </w:rPr>
              <w:tab/>
            </w:r>
            <w:r>
              <w:rPr>
                <w:noProof/>
                <w:webHidden/>
              </w:rPr>
              <w:fldChar w:fldCharType="begin"/>
            </w:r>
            <w:r>
              <w:rPr>
                <w:noProof/>
                <w:webHidden/>
              </w:rPr>
              <w:instrText xml:space="preserve"> PAGEREF _Toc230475759 \h </w:instrText>
            </w:r>
            <w:r>
              <w:rPr>
                <w:noProof/>
                <w:webHidden/>
              </w:rPr>
            </w:r>
            <w:r>
              <w:rPr>
                <w:noProof/>
                <w:webHidden/>
              </w:rPr>
              <w:fldChar w:fldCharType="separate"/>
            </w:r>
            <w:r>
              <w:rPr>
                <w:noProof/>
                <w:webHidden/>
              </w:rPr>
              <w:t>26</w:t>
            </w:r>
            <w:r>
              <w:rPr>
                <w:noProof/>
                <w:webHidden/>
              </w:rPr>
              <w:fldChar w:fldCharType="end"/>
            </w:r>
          </w:hyperlink>
        </w:p>
        <w:p w14:paraId="1CA5E162" w14:textId="35585BAA" w:rsidR="00DA24BA" w:rsidRDefault="00DA24BA">
          <w:pPr>
            <w:pStyle w:val="TOC3"/>
            <w:tabs>
              <w:tab w:val="right" w:leader="dot" w:pos="9061"/>
            </w:tabs>
            <w:rPr>
              <w:rFonts w:asciiTheme="minorHAnsi" w:eastAsiaTheme="minorEastAsia" w:hAnsiTheme="minorHAnsi"/>
              <w:noProof/>
              <w:sz w:val="24"/>
              <w:lang w:val="en-US"/>
            </w:rPr>
          </w:pPr>
          <w:hyperlink w:anchor="_Toc230475760" w:history="1">
            <w:r w:rsidRPr="009741EA">
              <w:rPr>
                <w:rStyle w:val="Hyperlink"/>
                <w:noProof/>
              </w:rPr>
              <w:t>3.1.2. Các module chính và trách nhiệm</w:t>
            </w:r>
            <w:r>
              <w:rPr>
                <w:noProof/>
                <w:webHidden/>
              </w:rPr>
              <w:tab/>
            </w:r>
            <w:r>
              <w:rPr>
                <w:noProof/>
                <w:webHidden/>
              </w:rPr>
              <w:fldChar w:fldCharType="begin"/>
            </w:r>
            <w:r>
              <w:rPr>
                <w:noProof/>
                <w:webHidden/>
              </w:rPr>
              <w:instrText xml:space="preserve"> PAGEREF _Toc230475760 \h </w:instrText>
            </w:r>
            <w:r>
              <w:rPr>
                <w:noProof/>
                <w:webHidden/>
              </w:rPr>
            </w:r>
            <w:r>
              <w:rPr>
                <w:noProof/>
                <w:webHidden/>
              </w:rPr>
              <w:fldChar w:fldCharType="separate"/>
            </w:r>
            <w:r>
              <w:rPr>
                <w:noProof/>
                <w:webHidden/>
              </w:rPr>
              <w:t>27</w:t>
            </w:r>
            <w:r>
              <w:rPr>
                <w:noProof/>
                <w:webHidden/>
              </w:rPr>
              <w:fldChar w:fldCharType="end"/>
            </w:r>
          </w:hyperlink>
        </w:p>
        <w:p w14:paraId="22C439DB" w14:textId="2C210B8C" w:rsidR="00DA24BA" w:rsidRDefault="00DA24BA">
          <w:pPr>
            <w:pStyle w:val="TOC3"/>
            <w:tabs>
              <w:tab w:val="right" w:leader="dot" w:pos="9061"/>
            </w:tabs>
            <w:rPr>
              <w:rFonts w:asciiTheme="minorHAnsi" w:eastAsiaTheme="minorEastAsia" w:hAnsiTheme="minorHAnsi"/>
              <w:noProof/>
              <w:sz w:val="24"/>
              <w:lang w:val="en-US"/>
            </w:rPr>
          </w:pPr>
          <w:hyperlink w:anchor="_Toc230475761" w:history="1">
            <w:r w:rsidRPr="009741EA">
              <w:rPr>
                <w:rStyle w:val="Hyperlink"/>
                <w:noProof/>
              </w:rPr>
              <w:t>3.1.3. Cấu trúc thư mục project thực tế</w:t>
            </w:r>
            <w:r>
              <w:rPr>
                <w:noProof/>
                <w:webHidden/>
              </w:rPr>
              <w:tab/>
            </w:r>
            <w:r>
              <w:rPr>
                <w:noProof/>
                <w:webHidden/>
              </w:rPr>
              <w:fldChar w:fldCharType="begin"/>
            </w:r>
            <w:r>
              <w:rPr>
                <w:noProof/>
                <w:webHidden/>
              </w:rPr>
              <w:instrText xml:space="preserve"> PAGEREF _Toc230475761 \h </w:instrText>
            </w:r>
            <w:r>
              <w:rPr>
                <w:noProof/>
                <w:webHidden/>
              </w:rPr>
            </w:r>
            <w:r>
              <w:rPr>
                <w:noProof/>
                <w:webHidden/>
              </w:rPr>
              <w:fldChar w:fldCharType="separate"/>
            </w:r>
            <w:r>
              <w:rPr>
                <w:noProof/>
                <w:webHidden/>
              </w:rPr>
              <w:t>28</w:t>
            </w:r>
            <w:r>
              <w:rPr>
                <w:noProof/>
                <w:webHidden/>
              </w:rPr>
              <w:fldChar w:fldCharType="end"/>
            </w:r>
          </w:hyperlink>
        </w:p>
        <w:p w14:paraId="5CEC4473" w14:textId="39AFE615" w:rsidR="00DA24BA" w:rsidRDefault="00DA24BA">
          <w:pPr>
            <w:pStyle w:val="TOC2"/>
            <w:tabs>
              <w:tab w:val="right" w:leader="dot" w:pos="9061"/>
            </w:tabs>
            <w:rPr>
              <w:rFonts w:asciiTheme="minorHAnsi" w:eastAsiaTheme="minorEastAsia" w:hAnsiTheme="minorHAnsi"/>
              <w:noProof/>
              <w:sz w:val="24"/>
              <w:lang w:val="en-US"/>
            </w:rPr>
          </w:pPr>
          <w:hyperlink w:anchor="_Toc230475762" w:history="1">
            <w:r w:rsidRPr="009741EA">
              <w:rPr>
                <w:rStyle w:val="Hyperlink"/>
                <w:noProof/>
              </w:rPr>
              <w:t>3.2. Thiết kế nhân vật chính</w:t>
            </w:r>
            <w:r>
              <w:rPr>
                <w:noProof/>
                <w:webHidden/>
              </w:rPr>
              <w:tab/>
            </w:r>
            <w:r>
              <w:rPr>
                <w:noProof/>
                <w:webHidden/>
              </w:rPr>
              <w:fldChar w:fldCharType="begin"/>
            </w:r>
            <w:r>
              <w:rPr>
                <w:noProof/>
                <w:webHidden/>
              </w:rPr>
              <w:instrText xml:space="preserve"> PAGEREF _Toc230475762 \h </w:instrText>
            </w:r>
            <w:r>
              <w:rPr>
                <w:noProof/>
                <w:webHidden/>
              </w:rPr>
            </w:r>
            <w:r>
              <w:rPr>
                <w:noProof/>
                <w:webHidden/>
              </w:rPr>
              <w:fldChar w:fldCharType="separate"/>
            </w:r>
            <w:r>
              <w:rPr>
                <w:noProof/>
                <w:webHidden/>
              </w:rPr>
              <w:t>30</w:t>
            </w:r>
            <w:r>
              <w:rPr>
                <w:noProof/>
                <w:webHidden/>
              </w:rPr>
              <w:fldChar w:fldCharType="end"/>
            </w:r>
          </w:hyperlink>
        </w:p>
        <w:p w14:paraId="6F0ACAF6" w14:textId="11224CBC" w:rsidR="00DA24BA" w:rsidRDefault="00DA24BA">
          <w:pPr>
            <w:pStyle w:val="TOC3"/>
            <w:tabs>
              <w:tab w:val="right" w:leader="dot" w:pos="9061"/>
            </w:tabs>
            <w:rPr>
              <w:rFonts w:asciiTheme="minorHAnsi" w:eastAsiaTheme="minorEastAsia" w:hAnsiTheme="minorHAnsi"/>
              <w:noProof/>
              <w:sz w:val="24"/>
              <w:lang w:val="en-US"/>
            </w:rPr>
          </w:pPr>
          <w:hyperlink w:anchor="_Toc230475763" w:history="1">
            <w:r w:rsidRPr="009741EA">
              <w:rPr>
                <w:rStyle w:val="Hyperlink"/>
                <w:noProof/>
              </w:rPr>
              <w:t>3.2.1. Cấu trúc và tổ chức tài nguyên Player</w:t>
            </w:r>
            <w:r>
              <w:rPr>
                <w:noProof/>
                <w:webHidden/>
              </w:rPr>
              <w:tab/>
            </w:r>
            <w:r>
              <w:rPr>
                <w:noProof/>
                <w:webHidden/>
              </w:rPr>
              <w:fldChar w:fldCharType="begin"/>
            </w:r>
            <w:r>
              <w:rPr>
                <w:noProof/>
                <w:webHidden/>
              </w:rPr>
              <w:instrText xml:space="preserve"> PAGEREF _Toc230475763 \h </w:instrText>
            </w:r>
            <w:r>
              <w:rPr>
                <w:noProof/>
                <w:webHidden/>
              </w:rPr>
            </w:r>
            <w:r>
              <w:rPr>
                <w:noProof/>
                <w:webHidden/>
              </w:rPr>
              <w:fldChar w:fldCharType="separate"/>
            </w:r>
            <w:r>
              <w:rPr>
                <w:noProof/>
                <w:webHidden/>
              </w:rPr>
              <w:t>30</w:t>
            </w:r>
            <w:r>
              <w:rPr>
                <w:noProof/>
                <w:webHidden/>
              </w:rPr>
              <w:fldChar w:fldCharType="end"/>
            </w:r>
          </w:hyperlink>
        </w:p>
        <w:p w14:paraId="0C1941BF" w14:textId="063814CF" w:rsidR="00DA24BA" w:rsidRDefault="00DA24BA">
          <w:pPr>
            <w:pStyle w:val="TOC3"/>
            <w:tabs>
              <w:tab w:val="right" w:leader="dot" w:pos="9061"/>
            </w:tabs>
            <w:rPr>
              <w:rFonts w:asciiTheme="minorHAnsi" w:eastAsiaTheme="minorEastAsia" w:hAnsiTheme="minorHAnsi"/>
              <w:noProof/>
              <w:sz w:val="24"/>
              <w:lang w:val="en-US"/>
            </w:rPr>
          </w:pPr>
          <w:hyperlink w:anchor="_Toc230475764" w:history="1">
            <w:r w:rsidRPr="009741EA">
              <w:rPr>
                <w:rStyle w:val="Hyperlink"/>
                <w:noProof/>
              </w:rPr>
              <w:t>3.2.2. Hệ thống input với Unity New Input System</w:t>
            </w:r>
            <w:r>
              <w:rPr>
                <w:noProof/>
                <w:webHidden/>
              </w:rPr>
              <w:tab/>
            </w:r>
            <w:r>
              <w:rPr>
                <w:noProof/>
                <w:webHidden/>
              </w:rPr>
              <w:fldChar w:fldCharType="begin"/>
            </w:r>
            <w:r>
              <w:rPr>
                <w:noProof/>
                <w:webHidden/>
              </w:rPr>
              <w:instrText xml:space="preserve"> PAGEREF _Toc230475764 \h </w:instrText>
            </w:r>
            <w:r>
              <w:rPr>
                <w:noProof/>
                <w:webHidden/>
              </w:rPr>
            </w:r>
            <w:r>
              <w:rPr>
                <w:noProof/>
                <w:webHidden/>
              </w:rPr>
              <w:fldChar w:fldCharType="separate"/>
            </w:r>
            <w:r>
              <w:rPr>
                <w:noProof/>
                <w:webHidden/>
              </w:rPr>
              <w:t>31</w:t>
            </w:r>
            <w:r>
              <w:rPr>
                <w:noProof/>
                <w:webHidden/>
              </w:rPr>
              <w:fldChar w:fldCharType="end"/>
            </w:r>
          </w:hyperlink>
        </w:p>
        <w:p w14:paraId="3FFBF1F6" w14:textId="2D71BB85" w:rsidR="00DA24BA" w:rsidRDefault="00DA24BA">
          <w:pPr>
            <w:pStyle w:val="TOC3"/>
            <w:tabs>
              <w:tab w:val="right" w:leader="dot" w:pos="9061"/>
            </w:tabs>
            <w:rPr>
              <w:rFonts w:asciiTheme="minorHAnsi" w:eastAsiaTheme="minorEastAsia" w:hAnsiTheme="minorHAnsi"/>
              <w:noProof/>
              <w:sz w:val="24"/>
              <w:lang w:val="en-US"/>
            </w:rPr>
          </w:pPr>
          <w:hyperlink w:anchor="_Toc230475765" w:history="1">
            <w:r w:rsidRPr="009741EA">
              <w:rPr>
                <w:rStyle w:val="Hyperlink"/>
                <w:noProof/>
              </w:rPr>
              <w:t>3.2.3. Thiết kế animation nhân vật</w:t>
            </w:r>
            <w:r>
              <w:rPr>
                <w:noProof/>
                <w:webHidden/>
              </w:rPr>
              <w:tab/>
            </w:r>
            <w:r>
              <w:rPr>
                <w:noProof/>
                <w:webHidden/>
              </w:rPr>
              <w:fldChar w:fldCharType="begin"/>
            </w:r>
            <w:r>
              <w:rPr>
                <w:noProof/>
                <w:webHidden/>
              </w:rPr>
              <w:instrText xml:space="preserve"> PAGEREF _Toc230475765 \h </w:instrText>
            </w:r>
            <w:r>
              <w:rPr>
                <w:noProof/>
                <w:webHidden/>
              </w:rPr>
            </w:r>
            <w:r>
              <w:rPr>
                <w:noProof/>
                <w:webHidden/>
              </w:rPr>
              <w:fldChar w:fldCharType="separate"/>
            </w:r>
            <w:r>
              <w:rPr>
                <w:noProof/>
                <w:webHidden/>
              </w:rPr>
              <w:t>32</w:t>
            </w:r>
            <w:r>
              <w:rPr>
                <w:noProof/>
                <w:webHidden/>
              </w:rPr>
              <w:fldChar w:fldCharType="end"/>
            </w:r>
          </w:hyperlink>
        </w:p>
        <w:p w14:paraId="3F7E3F56" w14:textId="7B4EAA7F" w:rsidR="00DA24BA" w:rsidRDefault="00DA24BA">
          <w:pPr>
            <w:pStyle w:val="TOC3"/>
            <w:tabs>
              <w:tab w:val="right" w:leader="dot" w:pos="9061"/>
            </w:tabs>
            <w:rPr>
              <w:rFonts w:asciiTheme="minorHAnsi" w:eastAsiaTheme="minorEastAsia" w:hAnsiTheme="minorHAnsi"/>
              <w:noProof/>
              <w:sz w:val="24"/>
              <w:lang w:val="en-US"/>
            </w:rPr>
          </w:pPr>
          <w:hyperlink w:anchor="_Toc230475766" w:history="1">
            <w:r w:rsidRPr="009741EA">
              <w:rPr>
                <w:rStyle w:val="Hyperlink"/>
                <w:noProof/>
              </w:rPr>
              <w:t>3.2.4. Thiết kế hệ thống chiến đấu và HP</w:t>
            </w:r>
            <w:r>
              <w:rPr>
                <w:noProof/>
                <w:webHidden/>
              </w:rPr>
              <w:tab/>
            </w:r>
            <w:r>
              <w:rPr>
                <w:noProof/>
                <w:webHidden/>
              </w:rPr>
              <w:fldChar w:fldCharType="begin"/>
            </w:r>
            <w:r>
              <w:rPr>
                <w:noProof/>
                <w:webHidden/>
              </w:rPr>
              <w:instrText xml:space="preserve"> PAGEREF _Toc230475766 \h </w:instrText>
            </w:r>
            <w:r>
              <w:rPr>
                <w:noProof/>
                <w:webHidden/>
              </w:rPr>
            </w:r>
            <w:r>
              <w:rPr>
                <w:noProof/>
                <w:webHidden/>
              </w:rPr>
              <w:fldChar w:fldCharType="separate"/>
            </w:r>
            <w:r>
              <w:rPr>
                <w:noProof/>
                <w:webHidden/>
              </w:rPr>
              <w:t>33</w:t>
            </w:r>
            <w:r>
              <w:rPr>
                <w:noProof/>
                <w:webHidden/>
              </w:rPr>
              <w:fldChar w:fldCharType="end"/>
            </w:r>
          </w:hyperlink>
        </w:p>
        <w:p w14:paraId="69509F54" w14:textId="711B3E62" w:rsidR="00DA24BA" w:rsidRDefault="00DA24BA">
          <w:pPr>
            <w:pStyle w:val="TOC2"/>
            <w:tabs>
              <w:tab w:val="right" w:leader="dot" w:pos="9061"/>
            </w:tabs>
            <w:rPr>
              <w:rFonts w:asciiTheme="minorHAnsi" w:eastAsiaTheme="minorEastAsia" w:hAnsiTheme="minorHAnsi"/>
              <w:noProof/>
              <w:sz w:val="24"/>
              <w:lang w:val="en-US"/>
            </w:rPr>
          </w:pPr>
          <w:hyperlink w:anchor="_Toc230475767" w:history="1">
            <w:r w:rsidRPr="009741EA">
              <w:rPr>
                <w:rStyle w:val="Hyperlink"/>
                <w:noProof/>
              </w:rPr>
              <w:t>3.3. Thiết kế hệ thống kẻ địch</w:t>
            </w:r>
            <w:r>
              <w:rPr>
                <w:noProof/>
                <w:webHidden/>
              </w:rPr>
              <w:tab/>
            </w:r>
            <w:r>
              <w:rPr>
                <w:noProof/>
                <w:webHidden/>
              </w:rPr>
              <w:fldChar w:fldCharType="begin"/>
            </w:r>
            <w:r>
              <w:rPr>
                <w:noProof/>
                <w:webHidden/>
              </w:rPr>
              <w:instrText xml:space="preserve"> PAGEREF _Toc230475767 \h </w:instrText>
            </w:r>
            <w:r>
              <w:rPr>
                <w:noProof/>
                <w:webHidden/>
              </w:rPr>
            </w:r>
            <w:r>
              <w:rPr>
                <w:noProof/>
                <w:webHidden/>
              </w:rPr>
              <w:fldChar w:fldCharType="separate"/>
            </w:r>
            <w:r>
              <w:rPr>
                <w:noProof/>
                <w:webHidden/>
              </w:rPr>
              <w:t>33</w:t>
            </w:r>
            <w:r>
              <w:rPr>
                <w:noProof/>
                <w:webHidden/>
              </w:rPr>
              <w:fldChar w:fldCharType="end"/>
            </w:r>
          </w:hyperlink>
        </w:p>
        <w:p w14:paraId="54FD5898" w14:textId="3D890FB8" w:rsidR="00DA24BA" w:rsidRDefault="00DA24BA">
          <w:pPr>
            <w:pStyle w:val="TOC3"/>
            <w:tabs>
              <w:tab w:val="right" w:leader="dot" w:pos="9061"/>
            </w:tabs>
            <w:rPr>
              <w:rFonts w:asciiTheme="minorHAnsi" w:eastAsiaTheme="minorEastAsia" w:hAnsiTheme="minorHAnsi"/>
              <w:noProof/>
              <w:sz w:val="24"/>
              <w:lang w:val="en-US"/>
            </w:rPr>
          </w:pPr>
          <w:hyperlink w:anchor="_Toc230475768" w:history="1">
            <w:r w:rsidRPr="009741EA">
              <w:rPr>
                <w:rStyle w:val="Hyperlink"/>
                <w:noProof/>
              </w:rPr>
              <w:t>3.3.1. Tổng quan và kiến trúc</w:t>
            </w:r>
            <w:r>
              <w:rPr>
                <w:noProof/>
                <w:webHidden/>
              </w:rPr>
              <w:tab/>
            </w:r>
            <w:r>
              <w:rPr>
                <w:noProof/>
                <w:webHidden/>
              </w:rPr>
              <w:fldChar w:fldCharType="begin"/>
            </w:r>
            <w:r>
              <w:rPr>
                <w:noProof/>
                <w:webHidden/>
              </w:rPr>
              <w:instrText xml:space="preserve"> PAGEREF _Toc230475768 \h </w:instrText>
            </w:r>
            <w:r>
              <w:rPr>
                <w:noProof/>
                <w:webHidden/>
              </w:rPr>
            </w:r>
            <w:r>
              <w:rPr>
                <w:noProof/>
                <w:webHidden/>
              </w:rPr>
              <w:fldChar w:fldCharType="separate"/>
            </w:r>
            <w:r>
              <w:rPr>
                <w:noProof/>
                <w:webHidden/>
              </w:rPr>
              <w:t>33</w:t>
            </w:r>
            <w:r>
              <w:rPr>
                <w:noProof/>
                <w:webHidden/>
              </w:rPr>
              <w:fldChar w:fldCharType="end"/>
            </w:r>
          </w:hyperlink>
        </w:p>
        <w:p w14:paraId="163C9B75" w14:textId="290FBF73" w:rsidR="00DA24BA" w:rsidRDefault="00DA24BA">
          <w:pPr>
            <w:pStyle w:val="TOC3"/>
            <w:tabs>
              <w:tab w:val="right" w:leader="dot" w:pos="9061"/>
            </w:tabs>
            <w:rPr>
              <w:rFonts w:asciiTheme="minorHAnsi" w:eastAsiaTheme="minorEastAsia" w:hAnsiTheme="minorHAnsi"/>
              <w:noProof/>
              <w:sz w:val="24"/>
              <w:lang w:val="en-US"/>
            </w:rPr>
          </w:pPr>
          <w:hyperlink w:anchor="_Toc230475769" w:history="1">
            <w:r w:rsidRPr="009741EA">
              <w:rPr>
                <w:rStyle w:val="Hyperlink"/>
                <w:noProof/>
              </w:rPr>
              <w:t>3.3.2. Chi tiết các loại kẻ địch thường</w:t>
            </w:r>
            <w:r>
              <w:rPr>
                <w:noProof/>
                <w:webHidden/>
              </w:rPr>
              <w:tab/>
            </w:r>
            <w:r>
              <w:rPr>
                <w:noProof/>
                <w:webHidden/>
              </w:rPr>
              <w:fldChar w:fldCharType="begin"/>
            </w:r>
            <w:r>
              <w:rPr>
                <w:noProof/>
                <w:webHidden/>
              </w:rPr>
              <w:instrText xml:space="preserve"> PAGEREF _Toc230475769 \h </w:instrText>
            </w:r>
            <w:r>
              <w:rPr>
                <w:noProof/>
                <w:webHidden/>
              </w:rPr>
            </w:r>
            <w:r>
              <w:rPr>
                <w:noProof/>
                <w:webHidden/>
              </w:rPr>
              <w:fldChar w:fldCharType="separate"/>
            </w:r>
            <w:r>
              <w:rPr>
                <w:noProof/>
                <w:webHidden/>
              </w:rPr>
              <w:t>34</w:t>
            </w:r>
            <w:r>
              <w:rPr>
                <w:noProof/>
                <w:webHidden/>
              </w:rPr>
              <w:fldChar w:fldCharType="end"/>
            </w:r>
          </w:hyperlink>
        </w:p>
        <w:p w14:paraId="2E24A1FC" w14:textId="4665A70D" w:rsidR="00DA24BA" w:rsidRDefault="00DA24BA">
          <w:pPr>
            <w:pStyle w:val="TOC3"/>
            <w:tabs>
              <w:tab w:val="right" w:leader="dot" w:pos="9061"/>
            </w:tabs>
            <w:rPr>
              <w:rFonts w:asciiTheme="minorHAnsi" w:eastAsiaTheme="minorEastAsia" w:hAnsiTheme="minorHAnsi"/>
              <w:noProof/>
              <w:sz w:val="24"/>
              <w:lang w:val="en-US"/>
            </w:rPr>
          </w:pPr>
          <w:hyperlink w:anchor="_Toc230475770" w:history="1">
            <w:r w:rsidRPr="009741EA">
              <w:rPr>
                <w:rStyle w:val="Hyperlink"/>
                <w:noProof/>
              </w:rPr>
              <w:t>3.3.3. Chi tiết Boss</w:t>
            </w:r>
            <w:r>
              <w:rPr>
                <w:noProof/>
                <w:webHidden/>
              </w:rPr>
              <w:tab/>
            </w:r>
            <w:r>
              <w:rPr>
                <w:noProof/>
                <w:webHidden/>
              </w:rPr>
              <w:fldChar w:fldCharType="begin"/>
            </w:r>
            <w:r>
              <w:rPr>
                <w:noProof/>
                <w:webHidden/>
              </w:rPr>
              <w:instrText xml:space="preserve"> PAGEREF _Toc230475770 \h </w:instrText>
            </w:r>
            <w:r>
              <w:rPr>
                <w:noProof/>
                <w:webHidden/>
              </w:rPr>
            </w:r>
            <w:r>
              <w:rPr>
                <w:noProof/>
                <w:webHidden/>
              </w:rPr>
              <w:fldChar w:fldCharType="separate"/>
            </w:r>
            <w:r>
              <w:rPr>
                <w:noProof/>
                <w:webHidden/>
              </w:rPr>
              <w:t>35</w:t>
            </w:r>
            <w:r>
              <w:rPr>
                <w:noProof/>
                <w:webHidden/>
              </w:rPr>
              <w:fldChar w:fldCharType="end"/>
            </w:r>
          </w:hyperlink>
        </w:p>
        <w:p w14:paraId="4E670927" w14:textId="0BFCCB77" w:rsidR="00DA24BA" w:rsidRDefault="00DA24BA">
          <w:pPr>
            <w:pStyle w:val="TOC3"/>
            <w:tabs>
              <w:tab w:val="right" w:leader="dot" w:pos="9061"/>
            </w:tabs>
            <w:rPr>
              <w:rFonts w:asciiTheme="minorHAnsi" w:eastAsiaTheme="minorEastAsia" w:hAnsiTheme="minorHAnsi"/>
              <w:noProof/>
              <w:sz w:val="24"/>
              <w:lang w:val="en-US"/>
            </w:rPr>
          </w:pPr>
          <w:hyperlink w:anchor="_Toc230475771" w:history="1">
            <w:r w:rsidRPr="009741EA">
              <w:rPr>
                <w:rStyle w:val="Hyperlink"/>
                <w:noProof/>
              </w:rPr>
              <w:t>3.3.4. Hệ thống AI với A* Pathfinding</w:t>
            </w:r>
            <w:r>
              <w:rPr>
                <w:noProof/>
                <w:webHidden/>
              </w:rPr>
              <w:tab/>
            </w:r>
            <w:r>
              <w:rPr>
                <w:noProof/>
                <w:webHidden/>
              </w:rPr>
              <w:fldChar w:fldCharType="begin"/>
            </w:r>
            <w:r>
              <w:rPr>
                <w:noProof/>
                <w:webHidden/>
              </w:rPr>
              <w:instrText xml:space="preserve"> PAGEREF _Toc230475771 \h </w:instrText>
            </w:r>
            <w:r>
              <w:rPr>
                <w:noProof/>
                <w:webHidden/>
              </w:rPr>
            </w:r>
            <w:r>
              <w:rPr>
                <w:noProof/>
                <w:webHidden/>
              </w:rPr>
              <w:fldChar w:fldCharType="separate"/>
            </w:r>
            <w:r>
              <w:rPr>
                <w:noProof/>
                <w:webHidden/>
              </w:rPr>
              <w:t>36</w:t>
            </w:r>
            <w:r>
              <w:rPr>
                <w:noProof/>
                <w:webHidden/>
              </w:rPr>
              <w:fldChar w:fldCharType="end"/>
            </w:r>
          </w:hyperlink>
        </w:p>
        <w:p w14:paraId="61D6F761" w14:textId="7C00B0FC" w:rsidR="00DA24BA" w:rsidRDefault="00DA24BA">
          <w:pPr>
            <w:pStyle w:val="TOC2"/>
            <w:tabs>
              <w:tab w:val="right" w:leader="dot" w:pos="9061"/>
            </w:tabs>
            <w:rPr>
              <w:rFonts w:asciiTheme="minorHAnsi" w:eastAsiaTheme="minorEastAsia" w:hAnsiTheme="minorHAnsi"/>
              <w:noProof/>
              <w:sz w:val="24"/>
              <w:lang w:val="en-US"/>
            </w:rPr>
          </w:pPr>
          <w:hyperlink w:anchor="_Toc230475772" w:history="1">
            <w:r w:rsidRPr="009741EA">
              <w:rPr>
                <w:rStyle w:val="Hyperlink"/>
                <w:noProof/>
              </w:rPr>
              <w:t>3.4. Thiết kế bản đồ và màn chơi</w:t>
            </w:r>
            <w:r>
              <w:rPr>
                <w:noProof/>
                <w:webHidden/>
              </w:rPr>
              <w:tab/>
            </w:r>
            <w:r>
              <w:rPr>
                <w:noProof/>
                <w:webHidden/>
              </w:rPr>
              <w:fldChar w:fldCharType="begin"/>
            </w:r>
            <w:r>
              <w:rPr>
                <w:noProof/>
                <w:webHidden/>
              </w:rPr>
              <w:instrText xml:space="preserve"> PAGEREF _Toc230475772 \h </w:instrText>
            </w:r>
            <w:r>
              <w:rPr>
                <w:noProof/>
                <w:webHidden/>
              </w:rPr>
            </w:r>
            <w:r>
              <w:rPr>
                <w:noProof/>
                <w:webHidden/>
              </w:rPr>
              <w:fldChar w:fldCharType="separate"/>
            </w:r>
            <w:r>
              <w:rPr>
                <w:noProof/>
                <w:webHidden/>
              </w:rPr>
              <w:t>37</w:t>
            </w:r>
            <w:r>
              <w:rPr>
                <w:noProof/>
                <w:webHidden/>
              </w:rPr>
              <w:fldChar w:fldCharType="end"/>
            </w:r>
          </w:hyperlink>
        </w:p>
        <w:p w14:paraId="0EDD38C1" w14:textId="346E19D8" w:rsidR="00DA24BA" w:rsidRDefault="00DA24BA">
          <w:pPr>
            <w:pStyle w:val="TOC3"/>
            <w:tabs>
              <w:tab w:val="right" w:leader="dot" w:pos="9061"/>
            </w:tabs>
            <w:rPr>
              <w:rFonts w:asciiTheme="minorHAnsi" w:eastAsiaTheme="minorEastAsia" w:hAnsiTheme="minorHAnsi"/>
              <w:noProof/>
              <w:sz w:val="24"/>
              <w:lang w:val="en-US"/>
            </w:rPr>
          </w:pPr>
          <w:hyperlink w:anchor="_Toc230475773" w:history="1">
            <w:r w:rsidRPr="009741EA">
              <w:rPr>
                <w:rStyle w:val="Hyperlink"/>
                <w:noProof/>
              </w:rPr>
              <w:t>3.4.1. Kiến trúc Room-Based với Additive Scene Loading</w:t>
            </w:r>
            <w:r>
              <w:rPr>
                <w:noProof/>
                <w:webHidden/>
              </w:rPr>
              <w:tab/>
            </w:r>
            <w:r>
              <w:rPr>
                <w:noProof/>
                <w:webHidden/>
              </w:rPr>
              <w:fldChar w:fldCharType="begin"/>
            </w:r>
            <w:r>
              <w:rPr>
                <w:noProof/>
                <w:webHidden/>
              </w:rPr>
              <w:instrText xml:space="preserve"> PAGEREF _Toc230475773 \h </w:instrText>
            </w:r>
            <w:r>
              <w:rPr>
                <w:noProof/>
                <w:webHidden/>
              </w:rPr>
            </w:r>
            <w:r>
              <w:rPr>
                <w:noProof/>
                <w:webHidden/>
              </w:rPr>
              <w:fldChar w:fldCharType="separate"/>
            </w:r>
            <w:r>
              <w:rPr>
                <w:noProof/>
                <w:webHidden/>
              </w:rPr>
              <w:t>37</w:t>
            </w:r>
            <w:r>
              <w:rPr>
                <w:noProof/>
                <w:webHidden/>
              </w:rPr>
              <w:fldChar w:fldCharType="end"/>
            </w:r>
          </w:hyperlink>
        </w:p>
        <w:p w14:paraId="57D708E5" w14:textId="46BA6F8A" w:rsidR="00DA24BA" w:rsidRDefault="00DA24BA">
          <w:pPr>
            <w:pStyle w:val="TOC3"/>
            <w:tabs>
              <w:tab w:val="right" w:leader="dot" w:pos="9061"/>
            </w:tabs>
            <w:rPr>
              <w:rFonts w:asciiTheme="minorHAnsi" w:eastAsiaTheme="minorEastAsia" w:hAnsiTheme="minorHAnsi"/>
              <w:noProof/>
              <w:sz w:val="24"/>
              <w:lang w:val="en-US"/>
            </w:rPr>
          </w:pPr>
          <w:hyperlink w:anchor="_Toc230475774" w:history="1">
            <w:r w:rsidRPr="009741EA">
              <w:rPr>
                <w:rStyle w:val="Hyperlink"/>
                <w:noProof/>
              </w:rPr>
              <w:t>3.4.2. Template phòng và quy trình thiết kế</w:t>
            </w:r>
            <w:r>
              <w:rPr>
                <w:noProof/>
                <w:webHidden/>
              </w:rPr>
              <w:tab/>
            </w:r>
            <w:r>
              <w:rPr>
                <w:noProof/>
                <w:webHidden/>
              </w:rPr>
              <w:fldChar w:fldCharType="begin"/>
            </w:r>
            <w:r>
              <w:rPr>
                <w:noProof/>
                <w:webHidden/>
              </w:rPr>
              <w:instrText xml:space="preserve"> PAGEREF _Toc230475774 \h </w:instrText>
            </w:r>
            <w:r>
              <w:rPr>
                <w:noProof/>
                <w:webHidden/>
              </w:rPr>
            </w:r>
            <w:r>
              <w:rPr>
                <w:noProof/>
                <w:webHidden/>
              </w:rPr>
              <w:fldChar w:fldCharType="separate"/>
            </w:r>
            <w:r>
              <w:rPr>
                <w:noProof/>
                <w:webHidden/>
              </w:rPr>
              <w:t>38</w:t>
            </w:r>
            <w:r>
              <w:rPr>
                <w:noProof/>
                <w:webHidden/>
              </w:rPr>
              <w:fldChar w:fldCharType="end"/>
            </w:r>
          </w:hyperlink>
        </w:p>
        <w:p w14:paraId="6F7D2FA7" w14:textId="6FB27DA0" w:rsidR="00DA24BA" w:rsidRDefault="00DA24BA">
          <w:pPr>
            <w:pStyle w:val="TOC3"/>
            <w:tabs>
              <w:tab w:val="right" w:leader="dot" w:pos="9061"/>
            </w:tabs>
            <w:rPr>
              <w:rFonts w:asciiTheme="minorHAnsi" w:eastAsiaTheme="minorEastAsia" w:hAnsiTheme="minorHAnsi"/>
              <w:noProof/>
              <w:sz w:val="24"/>
              <w:lang w:val="en-US"/>
            </w:rPr>
          </w:pPr>
          <w:hyperlink w:anchor="_Toc230475775" w:history="1">
            <w:r w:rsidRPr="009741EA">
              <w:rPr>
                <w:rStyle w:val="Hyperlink"/>
                <w:noProof/>
              </w:rPr>
              <w:t>3.4.3. Khu vực DirtCaveArea – Hang đất</w:t>
            </w:r>
            <w:r>
              <w:rPr>
                <w:noProof/>
                <w:webHidden/>
              </w:rPr>
              <w:tab/>
            </w:r>
            <w:r>
              <w:rPr>
                <w:noProof/>
                <w:webHidden/>
              </w:rPr>
              <w:fldChar w:fldCharType="begin"/>
            </w:r>
            <w:r>
              <w:rPr>
                <w:noProof/>
                <w:webHidden/>
              </w:rPr>
              <w:instrText xml:space="preserve"> PAGEREF _Toc230475775 \h </w:instrText>
            </w:r>
            <w:r>
              <w:rPr>
                <w:noProof/>
                <w:webHidden/>
              </w:rPr>
            </w:r>
            <w:r>
              <w:rPr>
                <w:noProof/>
                <w:webHidden/>
              </w:rPr>
              <w:fldChar w:fldCharType="separate"/>
            </w:r>
            <w:r>
              <w:rPr>
                <w:noProof/>
                <w:webHidden/>
              </w:rPr>
              <w:t>39</w:t>
            </w:r>
            <w:r>
              <w:rPr>
                <w:noProof/>
                <w:webHidden/>
              </w:rPr>
              <w:fldChar w:fldCharType="end"/>
            </w:r>
          </w:hyperlink>
        </w:p>
        <w:p w14:paraId="3099FA2D" w14:textId="2D068DD2" w:rsidR="00DA24BA" w:rsidRDefault="00DA24BA">
          <w:pPr>
            <w:pStyle w:val="TOC3"/>
            <w:tabs>
              <w:tab w:val="right" w:leader="dot" w:pos="9061"/>
            </w:tabs>
            <w:rPr>
              <w:rFonts w:asciiTheme="minorHAnsi" w:eastAsiaTheme="minorEastAsia" w:hAnsiTheme="minorHAnsi"/>
              <w:noProof/>
              <w:sz w:val="24"/>
              <w:lang w:val="en-US"/>
            </w:rPr>
          </w:pPr>
          <w:hyperlink w:anchor="_Toc230475776" w:history="1">
            <w:r w:rsidRPr="009741EA">
              <w:rPr>
                <w:rStyle w:val="Hyperlink"/>
                <w:noProof/>
              </w:rPr>
              <w:t>3.4.4. Khu vực MossyCaveArea – Hang rêu</w:t>
            </w:r>
            <w:r>
              <w:rPr>
                <w:noProof/>
                <w:webHidden/>
              </w:rPr>
              <w:tab/>
            </w:r>
            <w:r>
              <w:rPr>
                <w:noProof/>
                <w:webHidden/>
              </w:rPr>
              <w:fldChar w:fldCharType="begin"/>
            </w:r>
            <w:r>
              <w:rPr>
                <w:noProof/>
                <w:webHidden/>
              </w:rPr>
              <w:instrText xml:space="preserve"> PAGEREF _Toc230475776 \h </w:instrText>
            </w:r>
            <w:r>
              <w:rPr>
                <w:noProof/>
                <w:webHidden/>
              </w:rPr>
            </w:r>
            <w:r>
              <w:rPr>
                <w:noProof/>
                <w:webHidden/>
              </w:rPr>
              <w:fldChar w:fldCharType="separate"/>
            </w:r>
            <w:r>
              <w:rPr>
                <w:noProof/>
                <w:webHidden/>
              </w:rPr>
              <w:t>40</w:t>
            </w:r>
            <w:r>
              <w:rPr>
                <w:noProof/>
                <w:webHidden/>
              </w:rPr>
              <w:fldChar w:fldCharType="end"/>
            </w:r>
          </w:hyperlink>
        </w:p>
        <w:p w14:paraId="1E1F6864" w14:textId="70AC6D22" w:rsidR="00DA24BA" w:rsidRDefault="00DA24BA">
          <w:pPr>
            <w:pStyle w:val="TOC3"/>
            <w:tabs>
              <w:tab w:val="right" w:leader="dot" w:pos="9061"/>
            </w:tabs>
            <w:rPr>
              <w:rFonts w:asciiTheme="minorHAnsi" w:eastAsiaTheme="minorEastAsia" w:hAnsiTheme="minorHAnsi"/>
              <w:noProof/>
              <w:sz w:val="24"/>
              <w:lang w:val="en-US"/>
            </w:rPr>
          </w:pPr>
          <w:hyperlink w:anchor="_Toc230475777" w:history="1">
            <w:r w:rsidRPr="009741EA">
              <w:rPr>
                <w:rStyle w:val="Hyperlink"/>
                <w:noProof/>
              </w:rPr>
              <w:t>3.4.5. Hệ thống Loot và Inventory</w:t>
            </w:r>
            <w:r>
              <w:rPr>
                <w:noProof/>
                <w:webHidden/>
              </w:rPr>
              <w:tab/>
            </w:r>
            <w:r>
              <w:rPr>
                <w:noProof/>
                <w:webHidden/>
              </w:rPr>
              <w:fldChar w:fldCharType="begin"/>
            </w:r>
            <w:r>
              <w:rPr>
                <w:noProof/>
                <w:webHidden/>
              </w:rPr>
              <w:instrText xml:space="preserve"> PAGEREF _Toc230475777 \h </w:instrText>
            </w:r>
            <w:r>
              <w:rPr>
                <w:noProof/>
                <w:webHidden/>
              </w:rPr>
            </w:r>
            <w:r>
              <w:rPr>
                <w:noProof/>
                <w:webHidden/>
              </w:rPr>
              <w:fldChar w:fldCharType="separate"/>
            </w:r>
            <w:r>
              <w:rPr>
                <w:noProof/>
                <w:webHidden/>
              </w:rPr>
              <w:t>41</w:t>
            </w:r>
            <w:r>
              <w:rPr>
                <w:noProof/>
                <w:webHidden/>
              </w:rPr>
              <w:fldChar w:fldCharType="end"/>
            </w:r>
          </w:hyperlink>
        </w:p>
        <w:p w14:paraId="35F48837" w14:textId="35593AC4" w:rsidR="00DA24BA" w:rsidRDefault="00DA24BA">
          <w:pPr>
            <w:pStyle w:val="TOC2"/>
            <w:tabs>
              <w:tab w:val="right" w:leader="dot" w:pos="9061"/>
            </w:tabs>
            <w:rPr>
              <w:rFonts w:asciiTheme="minorHAnsi" w:eastAsiaTheme="minorEastAsia" w:hAnsiTheme="minorHAnsi"/>
              <w:noProof/>
              <w:sz w:val="24"/>
              <w:lang w:val="en-US"/>
            </w:rPr>
          </w:pPr>
          <w:hyperlink w:anchor="_Toc230475778" w:history="1">
            <w:r w:rsidRPr="009741EA">
              <w:rPr>
                <w:rStyle w:val="Hyperlink"/>
                <w:noProof/>
              </w:rPr>
              <w:t>3.5. Thiết kế UI/UX</w:t>
            </w:r>
            <w:r>
              <w:rPr>
                <w:noProof/>
                <w:webHidden/>
              </w:rPr>
              <w:tab/>
            </w:r>
            <w:r>
              <w:rPr>
                <w:noProof/>
                <w:webHidden/>
              </w:rPr>
              <w:fldChar w:fldCharType="begin"/>
            </w:r>
            <w:r>
              <w:rPr>
                <w:noProof/>
                <w:webHidden/>
              </w:rPr>
              <w:instrText xml:space="preserve"> PAGEREF _Toc230475778 \h </w:instrText>
            </w:r>
            <w:r>
              <w:rPr>
                <w:noProof/>
                <w:webHidden/>
              </w:rPr>
            </w:r>
            <w:r>
              <w:rPr>
                <w:noProof/>
                <w:webHidden/>
              </w:rPr>
              <w:fldChar w:fldCharType="separate"/>
            </w:r>
            <w:r>
              <w:rPr>
                <w:noProof/>
                <w:webHidden/>
              </w:rPr>
              <w:t>42</w:t>
            </w:r>
            <w:r>
              <w:rPr>
                <w:noProof/>
                <w:webHidden/>
              </w:rPr>
              <w:fldChar w:fldCharType="end"/>
            </w:r>
          </w:hyperlink>
        </w:p>
        <w:p w14:paraId="011A6F31" w14:textId="478D8D3A" w:rsidR="00DA24BA" w:rsidRDefault="00DA24BA">
          <w:pPr>
            <w:pStyle w:val="TOC3"/>
            <w:tabs>
              <w:tab w:val="right" w:leader="dot" w:pos="9061"/>
            </w:tabs>
            <w:rPr>
              <w:rFonts w:asciiTheme="minorHAnsi" w:eastAsiaTheme="minorEastAsia" w:hAnsiTheme="minorHAnsi"/>
              <w:noProof/>
              <w:sz w:val="24"/>
              <w:lang w:val="en-US"/>
            </w:rPr>
          </w:pPr>
          <w:hyperlink w:anchor="_Toc230475779" w:history="1">
            <w:r w:rsidRPr="009741EA">
              <w:rPr>
                <w:rStyle w:val="Hyperlink"/>
                <w:noProof/>
              </w:rPr>
              <w:t>3.5.1. Sơ đồ điều hướng màn hình</w:t>
            </w:r>
            <w:r>
              <w:rPr>
                <w:noProof/>
                <w:webHidden/>
              </w:rPr>
              <w:tab/>
            </w:r>
            <w:r>
              <w:rPr>
                <w:noProof/>
                <w:webHidden/>
              </w:rPr>
              <w:fldChar w:fldCharType="begin"/>
            </w:r>
            <w:r>
              <w:rPr>
                <w:noProof/>
                <w:webHidden/>
              </w:rPr>
              <w:instrText xml:space="preserve"> PAGEREF _Toc230475779 \h </w:instrText>
            </w:r>
            <w:r>
              <w:rPr>
                <w:noProof/>
                <w:webHidden/>
              </w:rPr>
            </w:r>
            <w:r>
              <w:rPr>
                <w:noProof/>
                <w:webHidden/>
              </w:rPr>
              <w:fldChar w:fldCharType="separate"/>
            </w:r>
            <w:r>
              <w:rPr>
                <w:noProof/>
                <w:webHidden/>
              </w:rPr>
              <w:t>42</w:t>
            </w:r>
            <w:r>
              <w:rPr>
                <w:noProof/>
                <w:webHidden/>
              </w:rPr>
              <w:fldChar w:fldCharType="end"/>
            </w:r>
          </w:hyperlink>
        </w:p>
        <w:p w14:paraId="6E2849AB" w14:textId="0793299F" w:rsidR="00DA24BA" w:rsidRDefault="00DA24BA">
          <w:pPr>
            <w:pStyle w:val="TOC3"/>
            <w:tabs>
              <w:tab w:val="right" w:leader="dot" w:pos="9061"/>
            </w:tabs>
            <w:rPr>
              <w:rFonts w:asciiTheme="minorHAnsi" w:eastAsiaTheme="minorEastAsia" w:hAnsiTheme="minorHAnsi"/>
              <w:noProof/>
              <w:sz w:val="24"/>
              <w:lang w:val="en-US"/>
            </w:rPr>
          </w:pPr>
          <w:hyperlink w:anchor="_Toc230475780" w:history="1">
            <w:r w:rsidRPr="009741EA">
              <w:rPr>
                <w:rStyle w:val="Hyperlink"/>
                <w:noProof/>
              </w:rPr>
              <w:t>3.5.2. Thiết kế Main Menu và HUD</w:t>
            </w:r>
            <w:r>
              <w:rPr>
                <w:noProof/>
                <w:webHidden/>
              </w:rPr>
              <w:tab/>
            </w:r>
            <w:r>
              <w:rPr>
                <w:noProof/>
                <w:webHidden/>
              </w:rPr>
              <w:fldChar w:fldCharType="begin"/>
            </w:r>
            <w:r>
              <w:rPr>
                <w:noProof/>
                <w:webHidden/>
              </w:rPr>
              <w:instrText xml:space="preserve"> PAGEREF _Toc230475780 \h </w:instrText>
            </w:r>
            <w:r>
              <w:rPr>
                <w:noProof/>
                <w:webHidden/>
              </w:rPr>
            </w:r>
            <w:r>
              <w:rPr>
                <w:noProof/>
                <w:webHidden/>
              </w:rPr>
              <w:fldChar w:fldCharType="separate"/>
            </w:r>
            <w:r>
              <w:rPr>
                <w:noProof/>
                <w:webHidden/>
              </w:rPr>
              <w:t>42</w:t>
            </w:r>
            <w:r>
              <w:rPr>
                <w:noProof/>
                <w:webHidden/>
              </w:rPr>
              <w:fldChar w:fldCharType="end"/>
            </w:r>
          </w:hyperlink>
        </w:p>
        <w:p w14:paraId="1A9F1F09" w14:textId="11D0965D" w:rsidR="00DA24BA" w:rsidRDefault="00DA24BA">
          <w:pPr>
            <w:pStyle w:val="TOC3"/>
            <w:tabs>
              <w:tab w:val="right" w:leader="dot" w:pos="9061"/>
            </w:tabs>
            <w:rPr>
              <w:rFonts w:asciiTheme="minorHAnsi" w:eastAsiaTheme="minorEastAsia" w:hAnsiTheme="minorHAnsi"/>
              <w:noProof/>
              <w:sz w:val="24"/>
              <w:lang w:val="en-US"/>
            </w:rPr>
          </w:pPr>
          <w:hyperlink w:anchor="_Toc230475781" w:history="1">
            <w:r w:rsidRPr="009741EA">
              <w:rPr>
                <w:rStyle w:val="Hyperlink"/>
                <w:noProof/>
              </w:rPr>
              <w:t>3.5.3. Thiết kế Pause, Game Over và Victory</w:t>
            </w:r>
            <w:r>
              <w:rPr>
                <w:noProof/>
                <w:webHidden/>
              </w:rPr>
              <w:tab/>
            </w:r>
            <w:r>
              <w:rPr>
                <w:noProof/>
                <w:webHidden/>
              </w:rPr>
              <w:fldChar w:fldCharType="begin"/>
            </w:r>
            <w:r>
              <w:rPr>
                <w:noProof/>
                <w:webHidden/>
              </w:rPr>
              <w:instrText xml:space="preserve"> PAGEREF _Toc230475781 \h </w:instrText>
            </w:r>
            <w:r>
              <w:rPr>
                <w:noProof/>
                <w:webHidden/>
              </w:rPr>
            </w:r>
            <w:r>
              <w:rPr>
                <w:noProof/>
                <w:webHidden/>
              </w:rPr>
              <w:fldChar w:fldCharType="separate"/>
            </w:r>
            <w:r>
              <w:rPr>
                <w:noProof/>
                <w:webHidden/>
              </w:rPr>
              <w:t>43</w:t>
            </w:r>
            <w:r>
              <w:rPr>
                <w:noProof/>
                <w:webHidden/>
              </w:rPr>
              <w:fldChar w:fldCharType="end"/>
            </w:r>
          </w:hyperlink>
        </w:p>
        <w:p w14:paraId="6576494D" w14:textId="4C0709B2" w:rsidR="00DA24BA" w:rsidRDefault="00DA24BA">
          <w:pPr>
            <w:pStyle w:val="TOC2"/>
            <w:tabs>
              <w:tab w:val="right" w:leader="dot" w:pos="9061"/>
            </w:tabs>
            <w:rPr>
              <w:rFonts w:asciiTheme="minorHAnsi" w:eastAsiaTheme="minorEastAsia" w:hAnsiTheme="minorHAnsi"/>
              <w:noProof/>
              <w:sz w:val="24"/>
              <w:lang w:val="en-US"/>
            </w:rPr>
          </w:pPr>
          <w:hyperlink w:anchor="_Toc230475782" w:history="1">
            <w:r w:rsidRPr="009741EA">
              <w:rPr>
                <w:rStyle w:val="Hyperlink"/>
                <w:noProof/>
              </w:rPr>
              <w:t>3.6. Thiết kế tài nguyên (Assets)</w:t>
            </w:r>
            <w:r>
              <w:rPr>
                <w:noProof/>
                <w:webHidden/>
              </w:rPr>
              <w:tab/>
            </w:r>
            <w:r>
              <w:rPr>
                <w:noProof/>
                <w:webHidden/>
              </w:rPr>
              <w:fldChar w:fldCharType="begin"/>
            </w:r>
            <w:r>
              <w:rPr>
                <w:noProof/>
                <w:webHidden/>
              </w:rPr>
              <w:instrText xml:space="preserve"> PAGEREF _Toc230475782 \h </w:instrText>
            </w:r>
            <w:r>
              <w:rPr>
                <w:noProof/>
                <w:webHidden/>
              </w:rPr>
            </w:r>
            <w:r>
              <w:rPr>
                <w:noProof/>
                <w:webHidden/>
              </w:rPr>
              <w:fldChar w:fldCharType="separate"/>
            </w:r>
            <w:r>
              <w:rPr>
                <w:noProof/>
                <w:webHidden/>
              </w:rPr>
              <w:t>44</w:t>
            </w:r>
            <w:r>
              <w:rPr>
                <w:noProof/>
                <w:webHidden/>
              </w:rPr>
              <w:fldChar w:fldCharType="end"/>
            </w:r>
          </w:hyperlink>
        </w:p>
        <w:p w14:paraId="05E6EF2F" w14:textId="6FA7CFC0" w:rsidR="00DA24BA" w:rsidRDefault="00DA24BA">
          <w:pPr>
            <w:pStyle w:val="TOC3"/>
            <w:tabs>
              <w:tab w:val="right" w:leader="dot" w:pos="9061"/>
            </w:tabs>
            <w:rPr>
              <w:rFonts w:asciiTheme="minorHAnsi" w:eastAsiaTheme="minorEastAsia" w:hAnsiTheme="minorHAnsi"/>
              <w:noProof/>
              <w:sz w:val="24"/>
              <w:lang w:val="en-US"/>
            </w:rPr>
          </w:pPr>
          <w:hyperlink w:anchor="_Toc230475783" w:history="1">
            <w:r w:rsidRPr="009741EA">
              <w:rPr>
                <w:rStyle w:val="Hyperlink"/>
                <w:noProof/>
              </w:rPr>
              <w:t>3.6.1. Danh sách tài nguyên hình ảnh</w:t>
            </w:r>
            <w:r>
              <w:rPr>
                <w:noProof/>
                <w:webHidden/>
              </w:rPr>
              <w:tab/>
            </w:r>
            <w:r>
              <w:rPr>
                <w:noProof/>
                <w:webHidden/>
              </w:rPr>
              <w:fldChar w:fldCharType="begin"/>
            </w:r>
            <w:r>
              <w:rPr>
                <w:noProof/>
                <w:webHidden/>
              </w:rPr>
              <w:instrText xml:space="preserve"> PAGEREF _Toc230475783 \h </w:instrText>
            </w:r>
            <w:r>
              <w:rPr>
                <w:noProof/>
                <w:webHidden/>
              </w:rPr>
            </w:r>
            <w:r>
              <w:rPr>
                <w:noProof/>
                <w:webHidden/>
              </w:rPr>
              <w:fldChar w:fldCharType="separate"/>
            </w:r>
            <w:r>
              <w:rPr>
                <w:noProof/>
                <w:webHidden/>
              </w:rPr>
              <w:t>44</w:t>
            </w:r>
            <w:r>
              <w:rPr>
                <w:noProof/>
                <w:webHidden/>
              </w:rPr>
              <w:fldChar w:fldCharType="end"/>
            </w:r>
          </w:hyperlink>
        </w:p>
        <w:p w14:paraId="07729A3F" w14:textId="292B3D41" w:rsidR="00DA24BA" w:rsidRDefault="00DA24BA">
          <w:pPr>
            <w:pStyle w:val="TOC3"/>
            <w:tabs>
              <w:tab w:val="right" w:leader="dot" w:pos="9061"/>
            </w:tabs>
            <w:rPr>
              <w:rFonts w:asciiTheme="minorHAnsi" w:eastAsiaTheme="minorEastAsia" w:hAnsiTheme="minorHAnsi"/>
              <w:noProof/>
              <w:sz w:val="24"/>
              <w:lang w:val="en-US"/>
            </w:rPr>
          </w:pPr>
          <w:hyperlink w:anchor="_Toc230475784" w:history="1">
            <w:r w:rsidRPr="009741EA">
              <w:rPr>
                <w:rStyle w:val="Hyperlink"/>
                <w:noProof/>
              </w:rPr>
              <w:t>3.6.2. Danh sách tài nguyên âm thanh</w:t>
            </w:r>
            <w:r>
              <w:rPr>
                <w:noProof/>
                <w:webHidden/>
              </w:rPr>
              <w:tab/>
            </w:r>
            <w:r>
              <w:rPr>
                <w:noProof/>
                <w:webHidden/>
              </w:rPr>
              <w:fldChar w:fldCharType="begin"/>
            </w:r>
            <w:r>
              <w:rPr>
                <w:noProof/>
                <w:webHidden/>
              </w:rPr>
              <w:instrText xml:space="preserve"> PAGEREF _Toc230475784 \h </w:instrText>
            </w:r>
            <w:r>
              <w:rPr>
                <w:noProof/>
                <w:webHidden/>
              </w:rPr>
            </w:r>
            <w:r>
              <w:rPr>
                <w:noProof/>
                <w:webHidden/>
              </w:rPr>
              <w:fldChar w:fldCharType="separate"/>
            </w:r>
            <w:r>
              <w:rPr>
                <w:noProof/>
                <w:webHidden/>
              </w:rPr>
              <w:t>46</w:t>
            </w:r>
            <w:r>
              <w:rPr>
                <w:noProof/>
                <w:webHidden/>
              </w:rPr>
              <w:fldChar w:fldCharType="end"/>
            </w:r>
          </w:hyperlink>
        </w:p>
        <w:p w14:paraId="529410E4" w14:textId="0A66459B" w:rsidR="00DA24BA" w:rsidRDefault="00DA24BA">
          <w:pPr>
            <w:pStyle w:val="TOC3"/>
            <w:tabs>
              <w:tab w:val="right" w:leader="dot" w:pos="9061"/>
            </w:tabs>
            <w:rPr>
              <w:rFonts w:asciiTheme="minorHAnsi" w:eastAsiaTheme="minorEastAsia" w:hAnsiTheme="minorHAnsi"/>
              <w:noProof/>
              <w:sz w:val="24"/>
              <w:lang w:val="en-US"/>
            </w:rPr>
          </w:pPr>
          <w:hyperlink w:anchor="_Toc230475785" w:history="1">
            <w:r w:rsidRPr="009741EA">
              <w:rPr>
                <w:rStyle w:val="Hyperlink"/>
                <w:noProof/>
              </w:rPr>
              <w:t>3.6.3. Danh sách Prefab chính</w:t>
            </w:r>
            <w:r>
              <w:rPr>
                <w:noProof/>
                <w:webHidden/>
              </w:rPr>
              <w:tab/>
            </w:r>
            <w:r>
              <w:rPr>
                <w:noProof/>
                <w:webHidden/>
              </w:rPr>
              <w:fldChar w:fldCharType="begin"/>
            </w:r>
            <w:r>
              <w:rPr>
                <w:noProof/>
                <w:webHidden/>
              </w:rPr>
              <w:instrText xml:space="preserve"> PAGEREF _Toc230475785 \h </w:instrText>
            </w:r>
            <w:r>
              <w:rPr>
                <w:noProof/>
                <w:webHidden/>
              </w:rPr>
            </w:r>
            <w:r>
              <w:rPr>
                <w:noProof/>
                <w:webHidden/>
              </w:rPr>
              <w:fldChar w:fldCharType="separate"/>
            </w:r>
            <w:r>
              <w:rPr>
                <w:noProof/>
                <w:webHidden/>
              </w:rPr>
              <w:t>47</w:t>
            </w:r>
            <w:r>
              <w:rPr>
                <w:noProof/>
                <w:webHidden/>
              </w:rPr>
              <w:fldChar w:fldCharType="end"/>
            </w:r>
          </w:hyperlink>
        </w:p>
        <w:p w14:paraId="1558E8E7" w14:textId="74A2DFAB" w:rsidR="00DA24BA" w:rsidRDefault="00DA24BA">
          <w:pPr>
            <w:pStyle w:val="TOC1"/>
            <w:tabs>
              <w:tab w:val="right" w:leader="dot" w:pos="9061"/>
            </w:tabs>
            <w:rPr>
              <w:rFonts w:asciiTheme="minorHAnsi" w:eastAsiaTheme="minorEastAsia" w:hAnsiTheme="minorHAnsi"/>
              <w:noProof/>
              <w:sz w:val="24"/>
              <w:lang w:val="en-US"/>
            </w:rPr>
          </w:pPr>
          <w:hyperlink w:anchor="_Toc230475786" w:history="1">
            <w:r w:rsidRPr="009741EA">
              <w:rPr>
                <w:rStyle w:val="Hyperlink"/>
                <w:noProof/>
              </w:rPr>
              <w:t>CHƯƠNG 4. TRIỂN KHAI GAME</w:t>
            </w:r>
            <w:r>
              <w:rPr>
                <w:noProof/>
                <w:webHidden/>
              </w:rPr>
              <w:tab/>
            </w:r>
            <w:r>
              <w:rPr>
                <w:noProof/>
                <w:webHidden/>
              </w:rPr>
              <w:fldChar w:fldCharType="begin"/>
            </w:r>
            <w:r>
              <w:rPr>
                <w:noProof/>
                <w:webHidden/>
              </w:rPr>
              <w:instrText xml:space="preserve"> PAGEREF _Toc230475786 \h </w:instrText>
            </w:r>
            <w:r>
              <w:rPr>
                <w:noProof/>
                <w:webHidden/>
              </w:rPr>
            </w:r>
            <w:r>
              <w:rPr>
                <w:noProof/>
                <w:webHidden/>
              </w:rPr>
              <w:fldChar w:fldCharType="separate"/>
            </w:r>
            <w:r>
              <w:rPr>
                <w:noProof/>
                <w:webHidden/>
              </w:rPr>
              <w:t>49</w:t>
            </w:r>
            <w:r>
              <w:rPr>
                <w:noProof/>
                <w:webHidden/>
              </w:rPr>
              <w:fldChar w:fldCharType="end"/>
            </w:r>
          </w:hyperlink>
        </w:p>
        <w:p w14:paraId="0EEB92E1" w14:textId="66A201B1" w:rsidR="00DA24BA" w:rsidRDefault="00DA24BA">
          <w:pPr>
            <w:pStyle w:val="TOC2"/>
            <w:tabs>
              <w:tab w:val="right" w:leader="dot" w:pos="9061"/>
            </w:tabs>
            <w:rPr>
              <w:rFonts w:asciiTheme="minorHAnsi" w:eastAsiaTheme="minorEastAsia" w:hAnsiTheme="minorHAnsi"/>
              <w:noProof/>
              <w:sz w:val="24"/>
              <w:lang w:val="en-US"/>
            </w:rPr>
          </w:pPr>
          <w:hyperlink w:anchor="_Toc230475787" w:history="1">
            <w:r w:rsidRPr="009741EA">
              <w:rPr>
                <w:rStyle w:val="Hyperlink"/>
                <w:noProof/>
              </w:rPr>
              <w:t>4.1. Môi trường phát triển</w:t>
            </w:r>
            <w:r>
              <w:rPr>
                <w:noProof/>
                <w:webHidden/>
              </w:rPr>
              <w:tab/>
            </w:r>
            <w:r>
              <w:rPr>
                <w:noProof/>
                <w:webHidden/>
              </w:rPr>
              <w:fldChar w:fldCharType="begin"/>
            </w:r>
            <w:r>
              <w:rPr>
                <w:noProof/>
                <w:webHidden/>
              </w:rPr>
              <w:instrText xml:space="preserve"> PAGEREF _Toc230475787 \h </w:instrText>
            </w:r>
            <w:r>
              <w:rPr>
                <w:noProof/>
                <w:webHidden/>
              </w:rPr>
            </w:r>
            <w:r>
              <w:rPr>
                <w:noProof/>
                <w:webHidden/>
              </w:rPr>
              <w:fldChar w:fldCharType="separate"/>
            </w:r>
            <w:r>
              <w:rPr>
                <w:noProof/>
                <w:webHidden/>
              </w:rPr>
              <w:t>49</w:t>
            </w:r>
            <w:r>
              <w:rPr>
                <w:noProof/>
                <w:webHidden/>
              </w:rPr>
              <w:fldChar w:fldCharType="end"/>
            </w:r>
          </w:hyperlink>
        </w:p>
        <w:p w14:paraId="7E6E749C" w14:textId="424A6053" w:rsidR="00DA24BA" w:rsidRDefault="00DA24BA">
          <w:pPr>
            <w:pStyle w:val="TOC3"/>
            <w:tabs>
              <w:tab w:val="right" w:leader="dot" w:pos="9061"/>
            </w:tabs>
            <w:rPr>
              <w:rFonts w:asciiTheme="minorHAnsi" w:eastAsiaTheme="minorEastAsia" w:hAnsiTheme="minorHAnsi"/>
              <w:noProof/>
              <w:sz w:val="24"/>
              <w:lang w:val="en-US"/>
            </w:rPr>
          </w:pPr>
          <w:hyperlink w:anchor="_Toc230475788" w:history="1">
            <w:r w:rsidRPr="009741EA">
              <w:rPr>
                <w:rStyle w:val="Hyperlink"/>
                <w:noProof/>
              </w:rPr>
              <w:t>4.1.1. Cấu hình máy phát triển</w:t>
            </w:r>
            <w:r>
              <w:rPr>
                <w:noProof/>
                <w:webHidden/>
              </w:rPr>
              <w:tab/>
            </w:r>
            <w:r>
              <w:rPr>
                <w:noProof/>
                <w:webHidden/>
              </w:rPr>
              <w:fldChar w:fldCharType="begin"/>
            </w:r>
            <w:r>
              <w:rPr>
                <w:noProof/>
                <w:webHidden/>
              </w:rPr>
              <w:instrText xml:space="preserve"> PAGEREF _Toc230475788 \h </w:instrText>
            </w:r>
            <w:r>
              <w:rPr>
                <w:noProof/>
                <w:webHidden/>
              </w:rPr>
            </w:r>
            <w:r>
              <w:rPr>
                <w:noProof/>
                <w:webHidden/>
              </w:rPr>
              <w:fldChar w:fldCharType="separate"/>
            </w:r>
            <w:r>
              <w:rPr>
                <w:noProof/>
                <w:webHidden/>
              </w:rPr>
              <w:t>49</w:t>
            </w:r>
            <w:r>
              <w:rPr>
                <w:noProof/>
                <w:webHidden/>
              </w:rPr>
              <w:fldChar w:fldCharType="end"/>
            </w:r>
          </w:hyperlink>
        </w:p>
        <w:p w14:paraId="6E7C91AF" w14:textId="48D70E72" w:rsidR="00DA24BA" w:rsidRDefault="00DA24BA">
          <w:pPr>
            <w:pStyle w:val="TOC3"/>
            <w:tabs>
              <w:tab w:val="right" w:leader="dot" w:pos="9061"/>
            </w:tabs>
            <w:rPr>
              <w:rFonts w:asciiTheme="minorHAnsi" w:eastAsiaTheme="minorEastAsia" w:hAnsiTheme="minorHAnsi"/>
              <w:noProof/>
              <w:sz w:val="24"/>
              <w:lang w:val="en-US"/>
            </w:rPr>
          </w:pPr>
          <w:hyperlink w:anchor="_Toc230475789" w:history="1">
            <w:r w:rsidRPr="009741EA">
              <w:rPr>
                <w:rStyle w:val="Hyperlink"/>
                <w:noProof/>
              </w:rPr>
              <w:t>4.1.2. Thiết bị kiểm thử Android</w:t>
            </w:r>
            <w:r>
              <w:rPr>
                <w:noProof/>
                <w:webHidden/>
              </w:rPr>
              <w:tab/>
            </w:r>
            <w:r>
              <w:rPr>
                <w:noProof/>
                <w:webHidden/>
              </w:rPr>
              <w:fldChar w:fldCharType="begin"/>
            </w:r>
            <w:r>
              <w:rPr>
                <w:noProof/>
                <w:webHidden/>
              </w:rPr>
              <w:instrText xml:space="preserve"> PAGEREF _Toc230475789 \h </w:instrText>
            </w:r>
            <w:r>
              <w:rPr>
                <w:noProof/>
                <w:webHidden/>
              </w:rPr>
            </w:r>
            <w:r>
              <w:rPr>
                <w:noProof/>
                <w:webHidden/>
              </w:rPr>
              <w:fldChar w:fldCharType="separate"/>
            </w:r>
            <w:r>
              <w:rPr>
                <w:noProof/>
                <w:webHidden/>
              </w:rPr>
              <w:t>49</w:t>
            </w:r>
            <w:r>
              <w:rPr>
                <w:noProof/>
                <w:webHidden/>
              </w:rPr>
              <w:fldChar w:fldCharType="end"/>
            </w:r>
          </w:hyperlink>
        </w:p>
        <w:p w14:paraId="3BEDE115" w14:textId="4FE251CD" w:rsidR="00DA24BA" w:rsidRDefault="00DA24BA">
          <w:pPr>
            <w:pStyle w:val="TOC3"/>
            <w:tabs>
              <w:tab w:val="right" w:leader="dot" w:pos="9061"/>
            </w:tabs>
            <w:rPr>
              <w:rFonts w:asciiTheme="minorHAnsi" w:eastAsiaTheme="minorEastAsia" w:hAnsiTheme="minorHAnsi"/>
              <w:noProof/>
              <w:sz w:val="24"/>
              <w:lang w:val="en-US"/>
            </w:rPr>
          </w:pPr>
          <w:hyperlink w:anchor="_Toc230475790" w:history="1">
            <w:r w:rsidRPr="009741EA">
              <w:rPr>
                <w:rStyle w:val="Hyperlink"/>
                <w:noProof/>
              </w:rPr>
              <w:t>4.1.3. Các plugin và thư viện sử dụng</w:t>
            </w:r>
            <w:r>
              <w:rPr>
                <w:noProof/>
                <w:webHidden/>
              </w:rPr>
              <w:tab/>
            </w:r>
            <w:r>
              <w:rPr>
                <w:noProof/>
                <w:webHidden/>
              </w:rPr>
              <w:fldChar w:fldCharType="begin"/>
            </w:r>
            <w:r>
              <w:rPr>
                <w:noProof/>
                <w:webHidden/>
              </w:rPr>
              <w:instrText xml:space="preserve"> PAGEREF _Toc230475790 \h </w:instrText>
            </w:r>
            <w:r>
              <w:rPr>
                <w:noProof/>
                <w:webHidden/>
              </w:rPr>
            </w:r>
            <w:r>
              <w:rPr>
                <w:noProof/>
                <w:webHidden/>
              </w:rPr>
              <w:fldChar w:fldCharType="separate"/>
            </w:r>
            <w:r>
              <w:rPr>
                <w:noProof/>
                <w:webHidden/>
              </w:rPr>
              <w:t>50</w:t>
            </w:r>
            <w:r>
              <w:rPr>
                <w:noProof/>
                <w:webHidden/>
              </w:rPr>
              <w:fldChar w:fldCharType="end"/>
            </w:r>
          </w:hyperlink>
        </w:p>
        <w:p w14:paraId="2FE0BBDF" w14:textId="2EDDF452" w:rsidR="00DA24BA" w:rsidRDefault="00DA24BA">
          <w:pPr>
            <w:pStyle w:val="TOC2"/>
            <w:tabs>
              <w:tab w:val="right" w:leader="dot" w:pos="9061"/>
            </w:tabs>
            <w:rPr>
              <w:rFonts w:asciiTheme="minorHAnsi" w:eastAsiaTheme="minorEastAsia" w:hAnsiTheme="minorHAnsi"/>
              <w:noProof/>
              <w:sz w:val="24"/>
              <w:lang w:val="en-US"/>
            </w:rPr>
          </w:pPr>
          <w:hyperlink w:anchor="_Toc230475791" w:history="1">
            <w:r w:rsidRPr="009741EA">
              <w:rPr>
                <w:rStyle w:val="Hyperlink"/>
                <w:noProof/>
              </w:rPr>
              <w:t>4.2. Triển khai hệ thống nhân vật (Player.cs)</w:t>
            </w:r>
            <w:r>
              <w:rPr>
                <w:noProof/>
                <w:webHidden/>
              </w:rPr>
              <w:tab/>
            </w:r>
            <w:r>
              <w:rPr>
                <w:noProof/>
                <w:webHidden/>
              </w:rPr>
              <w:fldChar w:fldCharType="begin"/>
            </w:r>
            <w:r>
              <w:rPr>
                <w:noProof/>
                <w:webHidden/>
              </w:rPr>
              <w:instrText xml:space="preserve"> PAGEREF _Toc230475791 \h </w:instrText>
            </w:r>
            <w:r>
              <w:rPr>
                <w:noProof/>
                <w:webHidden/>
              </w:rPr>
            </w:r>
            <w:r>
              <w:rPr>
                <w:noProof/>
                <w:webHidden/>
              </w:rPr>
              <w:fldChar w:fldCharType="separate"/>
            </w:r>
            <w:r>
              <w:rPr>
                <w:noProof/>
                <w:webHidden/>
              </w:rPr>
              <w:t>51</w:t>
            </w:r>
            <w:r>
              <w:rPr>
                <w:noProof/>
                <w:webHidden/>
              </w:rPr>
              <w:fldChar w:fldCharType="end"/>
            </w:r>
          </w:hyperlink>
        </w:p>
        <w:p w14:paraId="5B941A4D" w14:textId="64AA741B" w:rsidR="00DA24BA" w:rsidRDefault="00DA24BA">
          <w:pPr>
            <w:pStyle w:val="TOC3"/>
            <w:tabs>
              <w:tab w:val="right" w:leader="dot" w:pos="9061"/>
            </w:tabs>
            <w:rPr>
              <w:rFonts w:asciiTheme="minorHAnsi" w:eastAsiaTheme="minorEastAsia" w:hAnsiTheme="minorHAnsi"/>
              <w:noProof/>
              <w:sz w:val="24"/>
              <w:lang w:val="en-US"/>
            </w:rPr>
          </w:pPr>
          <w:hyperlink w:anchor="_Toc230475792" w:history="1">
            <w:r w:rsidRPr="009741EA">
              <w:rPr>
                <w:rStyle w:val="Hyperlink"/>
                <w:noProof/>
              </w:rPr>
              <w:t>4.2.1. Kiến trúc tổng thể của Player.cs</w:t>
            </w:r>
            <w:r>
              <w:rPr>
                <w:noProof/>
                <w:webHidden/>
              </w:rPr>
              <w:tab/>
            </w:r>
            <w:r>
              <w:rPr>
                <w:noProof/>
                <w:webHidden/>
              </w:rPr>
              <w:fldChar w:fldCharType="begin"/>
            </w:r>
            <w:r>
              <w:rPr>
                <w:noProof/>
                <w:webHidden/>
              </w:rPr>
              <w:instrText xml:space="preserve"> PAGEREF _Toc230475792 \h </w:instrText>
            </w:r>
            <w:r>
              <w:rPr>
                <w:noProof/>
                <w:webHidden/>
              </w:rPr>
            </w:r>
            <w:r>
              <w:rPr>
                <w:noProof/>
                <w:webHidden/>
              </w:rPr>
              <w:fldChar w:fldCharType="separate"/>
            </w:r>
            <w:r>
              <w:rPr>
                <w:noProof/>
                <w:webHidden/>
              </w:rPr>
              <w:t>51</w:t>
            </w:r>
            <w:r>
              <w:rPr>
                <w:noProof/>
                <w:webHidden/>
              </w:rPr>
              <w:fldChar w:fldCharType="end"/>
            </w:r>
          </w:hyperlink>
        </w:p>
        <w:p w14:paraId="5BC1CFF7" w14:textId="6271D7F0" w:rsidR="00DA24BA" w:rsidRDefault="00DA24BA">
          <w:pPr>
            <w:pStyle w:val="TOC3"/>
            <w:tabs>
              <w:tab w:val="right" w:leader="dot" w:pos="9061"/>
            </w:tabs>
            <w:rPr>
              <w:rFonts w:asciiTheme="minorHAnsi" w:eastAsiaTheme="minorEastAsia" w:hAnsiTheme="minorHAnsi"/>
              <w:noProof/>
              <w:sz w:val="24"/>
              <w:lang w:val="en-US"/>
            </w:rPr>
          </w:pPr>
          <w:hyperlink w:anchor="_Toc230475793" w:history="1">
            <w:r w:rsidRPr="009741EA">
              <w:rPr>
                <w:rStyle w:val="Hyperlink"/>
                <w:noProof/>
              </w:rPr>
              <w:t>4.2.2. Hệ thống di chuyển và nhảy</w:t>
            </w:r>
            <w:r>
              <w:rPr>
                <w:noProof/>
                <w:webHidden/>
              </w:rPr>
              <w:tab/>
            </w:r>
            <w:r>
              <w:rPr>
                <w:noProof/>
                <w:webHidden/>
              </w:rPr>
              <w:fldChar w:fldCharType="begin"/>
            </w:r>
            <w:r>
              <w:rPr>
                <w:noProof/>
                <w:webHidden/>
              </w:rPr>
              <w:instrText xml:space="preserve"> PAGEREF _Toc230475793 \h </w:instrText>
            </w:r>
            <w:r>
              <w:rPr>
                <w:noProof/>
                <w:webHidden/>
              </w:rPr>
            </w:r>
            <w:r>
              <w:rPr>
                <w:noProof/>
                <w:webHidden/>
              </w:rPr>
              <w:fldChar w:fldCharType="separate"/>
            </w:r>
            <w:r>
              <w:rPr>
                <w:noProof/>
                <w:webHidden/>
              </w:rPr>
              <w:t>51</w:t>
            </w:r>
            <w:r>
              <w:rPr>
                <w:noProof/>
                <w:webHidden/>
              </w:rPr>
              <w:fldChar w:fldCharType="end"/>
            </w:r>
          </w:hyperlink>
        </w:p>
        <w:p w14:paraId="35542853" w14:textId="7C230C3F" w:rsidR="00DA24BA" w:rsidRDefault="00DA24BA">
          <w:pPr>
            <w:pStyle w:val="TOC3"/>
            <w:tabs>
              <w:tab w:val="right" w:leader="dot" w:pos="9061"/>
            </w:tabs>
            <w:rPr>
              <w:rFonts w:asciiTheme="minorHAnsi" w:eastAsiaTheme="minorEastAsia" w:hAnsiTheme="minorHAnsi"/>
              <w:noProof/>
              <w:sz w:val="24"/>
              <w:lang w:val="en-US"/>
            </w:rPr>
          </w:pPr>
          <w:hyperlink w:anchor="_Toc230475794" w:history="1">
            <w:r w:rsidRPr="009741EA">
              <w:rPr>
                <w:rStyle w:val="Hyperlink"/>
                <w:noProof/>
              </w:rPr>
              <w:t>4.2.3. Hệ thống chiến đấu đa dạng</w:t>
            </w:r>
            <w:r>
              <w:rPr>
                <w:noProof/>
                <w:webHidden/>
              </w:rPr>
              <w:tab/>
            </w:r>
            <w:r>
              <w:rPr>
                <w:noProof/>
                <w:webHidden/>
              </w:rPr>
              <w:fldChar w:fldCharType="begin"/>
            </w:r>
            <w:r>
              <w:rPr>
                <w:noProof/>
                <w:webHidden/>
              </w:rPr>
              <w:instrText xml:space="preserve"> PAGEREF _Toc230475794 \h </w:instrText>
            </w:r>
            <w:r>
              <w:rPr>
                <w:noProof/>
                <w:webHidden/>
              </w:rPr>
            </w:r>
            <w:r>
              <w:rPr>
                <w:noProof/>
                <w:webHidden/>
              </w:rPr>
              <w:fldChar w:fldCharType="separate"/>
            </w:r>
            <w:r>
              <w:rPr>
                <w:noProof/>
                <w:webHidden/>
              </w:rPr>
              <w:t>52</w:t>
            </w:r>
            <w:r>
              <w:rPr>
                <w:noProof/>
                <w:webHidden/>
              </w:rPr>
              <w:fldChar w:fldCharType="end"/>
            </w:r>
          </w:hyperlink>
        </w:p>
        <w:p w14:paraId="789BB9B6" w14:textId="0ED725B7" w:rsidR="00DA24BA" w:rsidRDefault="00DA24BA">
          <w:pPr>
            <w:pStyle w:val="TOC3"/>
            <w:tabs>
              <w:tab w:val="right" w:leader="dot" w:pos="9061"/>
            </w:tabs>
            <w:rPr>
              <w:rFonts w:asciiTheme="minorHAnsi" w:eastAsiaTheme="minorEastAsia" w:hAnsiTheme="minorHAnsi"/>
              <w:noProof/>
              <w:sz w:val="24"/>
              <w:lang w:val="en-US"/>
            </w:rPr>
          </w:pPr>
          <w:hyperlink w:anchor="_Toc230475795" w:history="1">
            <w:r w:rsidRPr="009741EA">
              <w:rPr>
                <w:rStyle w:val="Hyperlink"/>
                <w:noProof/>
              </w:rPr>
              <w:t>4.2.4. Hệ thống Silk và kỹ năng đặc biệt</w:t>
            </w:r>
            <w:r>
              <w:rPr>
                <w:noProof/>
                <w:webHidden/>
              </w:rPr>
              <w:tab/>
            </w:r>
            <w:r>
              <w:rPr>
                <w:noProof/>
                <w:webHidden/>
              </w:rPr>
              <w:fldChar w:fldCharType="begin"/>
            </w:r>
            <w:r>
              <w:rPr>
                <w:noProof/>
                <w:webHidden/>
              </w:rPr>
              <w:instrText xml:space="preserve"> PAGEREF _Toc230475795 \h </w:instrText>
            </w:r>
            <w:r>
              <w:rPr>
                <w:noProof/>
                <w:webHidden/>
              </w:rPr>
            </w:r>
            <w:r>
              <w:rPr>
                <w:noProof/>
                <w:webHidden/>
              </w:rPr>
              <w:fldChar w:fldCharType="separate"/>
            </w:r>
            <w:r>
              <w:rPr>
                <w:noProof/>
                <w:webHidden/>
              </w:rPr>
              <w:t>54</w:t>
            </w:r>
            <w:r>
              <w:rPr>
                <w:noProof/>
                <w:webHidden/>
              </w:rPr>
              <w:fldChar w:fldCharType="end"/>
            </w:r>
          </w:hyperlink>
        </w:p>
        <w:p w14:paraId="093078DA" w14:textId="05093F46" w:rsidR="00DA24BA" w:rsidRDefault="00DA24BA">
          <w:pPr>
            <w:pStyle w:val="TOC3"/>
            <w:tabs>
              <w:tab w:val="right" w:leader="dot" w:pos="9061"/>
            </w:tabs>
            <w:rPr>
              <w:rFonts w:asciiTheme="minorHAnsi" w:eastAsiaTheme="minorEastAsia" w:hAnsiTheme="minorHAnsi"/>
              <w:noProof/>
              <w:sz w:val="24"/>
              <w:lang w:val="en-US"/>
            </w:rPr>
          </w:pPr>
          <w:hyperlink w:anchor="_Toc230475796" w:history="1">
            <w:r w:rsidRPr="009741EA">
              <w:rPr>
                <w:rStyle w:val="Hyperlink"/>
                <w:noProof/>
              </w:rPr>
              <w:t>4.2.5. Hệ thống sát thương và hồi phục</w:t>
            </w:r>
            <w:r>
              <w:rPr>
                <w:noProof/>
                <w:webHidden/>
              </w:rPr>
              <w:tab/>
            </w:r>
            <w:r>
              <w:rPr>
                <w:noProof/>
                <w:webHidden/>
              </w:rPr>
              <w:fldChar w:fldCharType="begin"/>
            </w:r>
            <w:r>
              <w:rPr>
                <w:noProof/>
                <w:webHidden/>
              </w:rPr>
              <w:instrText xml:space="preserve"> PAGEREF _Toc230475796 \h </w:instrText>
            </w:r>
            <w:r>
              <w:rPr>
                <w:noProof/>
                <w:webHidden/>
              </w:rPr>
            </w:r>
            <w:r>
              <w:rPr>
                <w:noProof/>
                <w:webHidden/>
              </w:rPr>
              <w:fldChar w:fldCharType="separate"/>
            </w:r>
            <w:r>
              <w:rPr>
                <w:noProof/>
                <w:webHidden/>
              </w:rPr>
              <w:t>54</w:t>
            </w:r>
            <w:r>
              <w:rPr>
                <w:noProof/>
                <w:webHidden/>
              </w:rPr>
              <w:fldChar w:fldCharType="end"/>
            </w:r>
          </w:hyperlink>
        </w:p>
        <w:p w14:paraId="2398EEE1" w14:textId="2F335DEB" w:rsidR="00DA24BA" w:rsidRDefault="00DA24BA">
          <w:pPr>
            <w:pStyle w:val="TOC3"/>
            <w:tabs>
              <w:tab w:val="right" w:leader="dot" w:pos="9061"/>
            </w:tabs>
            <w:rPr>
              <w:rFonts w:asciiTheme="minorHAnsi" w:eastAsiaTheme="minorEastAsia" w:hAnsiTheme="minorHAnsi"/>
              <w:noProof/>
              <w:sz w:val="24"/>
              <w:lang w:val="en-US"/>
            </w:rPr>
          </w:pPr>
          <w:hyperlink w:anchor="_Toc230475797" w:history="1">
            <w:r w:rsidRPr="009741EA">
              <w:rPr>
                <w:rStyle w:val="Hyperlink"/>
                <w:noProof/>
              </w:rPr>
              <w:t>4.2.6. Hệ thống input di động (Mobile Input)</w:t>
            </w:r>
            <w:r>
              <w:rPr>
                <w:noProof/>
                <w:webHidden/>
              </w:rPr>
              <w:tab/>
            </w:r>
            <w:r>
              <w:rPr>
                <w:noProof/>
                <w:webHidden/>
              </w:rPr>
              <w:fldChar w:fldCharType="begin"/>
            </w:r>
            <w:r>
              <w:rPr>
                <w:noProof/>
                <w:webHidden/>
              </w:rPr>
              <w:instrText xml:space="preserve"> PAGEREF _Toc230475797 \h </w:instrText>
            </w:r>
            <w:r>
              <w:rPr>
                <w:noProof/>
                <w:webHidden/>
              </w:rPr>
            </w:r>
            <w:r>
              <w:rPr>
                <w:noProof/>
                <w:webHidden/>
              </w:rPr>
              <w:fldChar w:fldCharType="separate"/>
            </w:r>
            <w:r>
              <w:rPr>
                <w:noProof/>
                <w:webHidden/>
              </w:rPr>
              <w:t>55</w:t>
            </w:r>
            <w:r>
              <w:rPr>
                <w:noProof/>
                <w:webHidden/>
              </w:rPr>
              <w:fldChar w:fldCharType="end"/>
            </w:r>
          </w:hyperlink>
        </w:p>
        <w:p w14:paraId="3D11039B" w14:textId="777F0FCB" w:rsidR="00DA24BA" w:rsidRDefault="00DA24BA">
          <w:pPr>
            <w:pStyle w:val="TOC2"/>
            <w:tabs>
              <w:tab w:val="right" w:leader="dot" w:pos="9061"/>
            </w:tabs>
            <w:rPr>
              <w:rFonts w:asciiTheme="minorHAnsi" w:eastAsiaTheme="minorEastAsia" w:hAnsiTheme="minorHAnsi"/>
              <w:noProof/>
              <w:sz w:val="24"/>
              <w:lang w:val="en-US"/>
            </w:rPr>
          </w:pPr>
          <w:hyperlink w:anchor="_Toc230475798" w:history="1">
            <w:r w:rsidRPr="009741EA">
              <w:rPr>
                <w:rStyle w:val="Hyperlink"/>
                <w:noProof/>
              </w:rPr>
              <w:t>4.3. Triển khai hệ thống kẻ địch</w:t>
            </w:r>
            <w:r>
              <w:rPr>
                <w:noProof/>
                <w:webHidden/>
              </w:rPr>
              <w:tab/>
            </w:r>
            <w:r>
              <w:rPr>
                <w:noProof/>
                <w:webHidden/>
              </w:rPr>
              <w:fldChar w:fldCharType="begin"/>
            </w:r>
            <w:r>
              <w:rPr>
                <w:noProof/>
                <w:webHidden/>
              </w:rPr>
              <w:instrText xml:space="preserve"> PAGEREF _Toc230475798 \h </w:instrText>
            </w:r>
            <w:r>
              <w:rPr>
                <w:noProof/>
                <w:webHidden/>
              </w:rPr>
            </w:r>
            <w:r>
              <w:rPr>
                <w:noProof/>
                <w:webHidden/>
              </w:rPr>
              <w:fldChar w:fldCharType="separate"/>
            </w:r>
            <w:r>
              <w:rPr>
                <w:noProof/>
                <w:webHidden/>
              </w:rPr>
              <w:t>56</w:t>
            </w:r>
            <w:r>
              <w:rPr>
                <w:noProof/>
                <w:webHidden/>
              </w:rPr>
              <w:fldChar w:fldCharType="end"/>
            </w:r>
          </w:hyperlink>
        </w:p>
        <w:p w14:paraId="50C4314B" w14:textId="3B647C68" w:rsidR="00DA24BA" w:rsidRDefault="00DA24BA">
          <w:pPr>
            <w:pStyle w:val="TOC3"/>
            <w:tabs>
              <w:tab w:val="right" w:leader="dot" w:pos="9061"/>
            </w:tabs>
            <w:rPr>
              <w:rFonts w:asciiTheme="minorHAnsi" w:eastAsiaTheme="minorEastAsia" w:hAnsiTheme="minorHAnsi"/>
              <w:noProof/>
              <w:sz w:val="24"/>
              <w:lang w:val="en-US"/>
            </w:rPr>
          </w:pPr>
          <w:hyperlink w:anchor="_Toc230475799" w:history="1">
            <w:r w:rsidRPr="009741EA">
              <w:rPr>
                <w:rStyle w:val="Hyperlink"/>
                <w:noProof/>
              </w:rPr>
              <w:t>4.3.1. Base class Enemy.cs</w:t>
            </w:r>
            <w:r>
              <w:rPr>
                <w:noProof/>
                <w:webHidden/>
              </w:rPr>
              <w:tab/>
            </w:r>
            <w:r>
              <w:rPr>
                <w:noProof/>
                <w:webHidden/>
              </w:rPr>
              <w:fldChar w:fldCharType="begin"/>
            </w:r>
            <w:r>
              <w:rPr>
                <w:noProof/>
                <w:webHidden/>
              </w:rPr>
              <w:instrText xml:space="preserve"> PAGEREF _Toc230475799 \h </w:instrText>
            </w:r>
            <w:r>
              <w:rPr>
                <w:noProof/>
                <w:webHidden/>
              </w:rPr>
            </w:r>
            <w:r>
              <w:rPr>
                <w:noProof/>
                <w:webHidden/>
              </w:rPr>
              <w:fldChar w:fldCharType="separate"/>
            </w:r>
            <w:r>
              <w:rPr>
                <w:noProof/>
                <w:webHidden/>
              </w:rPr>
              <w:t>56</w:t>
            </w:r>
            <w:r>
              <w:rPr>
                <w:noProof/>
                <w:webHidden/>
              </w:rPr>
              <w:fldChar w:fldCharType="end"/>
            </w:r>
          </w:hyperlink>
        </w:p>
        <w:p w14:paraId="11A3D7E0" w14:textId="02DFEEE0" w:rsidR="00DA24BA" w:rsidRDefault="00DA24BA">
          <w:pPr>
            <w:pStyle w:val="TOC3"/>
            <w:tabs>
              <w:tab w:val="right" w:leader="dot" w:pos="9061"/>
            </w:tabs>
            <w:rPr>
              <w:rFonts w:asciiTheme="minorHAnsi" w:eastAsiaTheme="minorEastAsia" w:hAnsiTheme="minorHAnsi"/>
              <w:noProof/>
              <w:sz w:val="24"/>
              <w:lang w:val="en-US"/>
            </w:rPr>
          </w:pPr>
          <w:hyperlink w:anchor="_Toc230475800" w:history="1">
            <w:r w:rsidRPr="009741EA">
              <w:rPr>
                <w:rStyle w:val="Hyperlink"/>
                <w:noProof/>
              </w:rPr>
              <w:t>4.3.2. Hệ thống AI với A* Pathfinding – RbPathfindAI.cs</w:t>
            </w:r>
            <w:r>
              <w:rPr>
                <w:noProof/>
                <w:webHidden/>
              </w:rPr>
              <w:tab/>
            </w:r>
            <w:r>
              <w:rPr>
                <w:noProof/>
                <w:webHidden/>
              </w:rPr>
              <w:fldChar w:fldCharType="begin"/>
            </w:r>
            <w:r>
              <w:rPr>
                <w:noProof/>
                <w:webHidden/>
              </w:rPr>
              <w:instrText xml:space="preserve"> PAGEREF _Toc230475800 \h </w:instrText>
            </w:r>
            <w:r>
              <w:rPr>
                <w:noProof/>
                <w:webHidden/>
              </w:rPr>
            </w:r>
            <w:r>
              <w:rPr>
                <w:noProof/>
                <w:webHidden/>
              </w:rPr>
              <w:fldChar w:fldCharType="separate"/>
            </w:r>
            <w:r>
              <w:rPr>
                <w:noProof/>
                <w:webHidden/>
              </w:rPr>
              <w:t>57</w:t>
            </w:r>
            <w:r>
              <w:rPr>
                <w:noProof/>
                <w:webHidden/>
              </w:rPr>
              <w:fldChar w:fldCharType="end"/>
            </w:r>
          </w:hyperlink>
        </w:p>
        <w:p w14:paraId="559D66BE" w14:textId="01BB566E" w:rsidR="00DA24BA" w:rsidRDefault="00DA24BA">
          <w:pPr>
            <w:pStyle w:val="TOC3"/>
            <w:tabs>
              <w:tab w:val="right" w:leader="dot" w:pos="9061"/>
            </w:tabs>
            <w:rPr>
              <w:rFonts w:asciiTheme="minorHAnsi" w:eastAsiaTheme="minorEastAsia" w:hAnsiTheme="minorHAnsi"/>
              <w:noProof/>
              <w:sz w:val="24"/>
              <w:lang w:val="en-US"/>
            </w:rPr>
          </w:pPr>
          <w:hyperlink w:anchor="_Toc230475801" w:history="1">
            <w:r w:rsidRPr="009741EA">
              <w:rPr>
                <w:rStyle w:val="Hyperlink"/>
                <w:noProof/>
              </w:rPr>
              <w:t>4.3.3. CrabberAI.cs – AI kẻ địch cận chiến</w:t>
            </w:r>
            <w:r>
              <w:rPr>
                <w:noProof/>
                <w:webHidden/>
              </w:rPr>
              <w:tab/>
            </w:r>
            <w:r>
              <w:rPr>
                <w:noProof/>
                <w:webHidden/>
              </w:rPr>
              <w:fldChar w:fldCharType="begin"/>
            </w:r>
            <w:r>
              <w:rPr>
                <w:noProof/>
                <w:webHidden/>
              </w:rPr>
              <w:instrText xml:space="preserve"> PAGEREF _Toc230475801 \h </w:instrText>
            </w:r>
            <w:r>
              <w:rPr>
                <w:noProof/>
                <w:webHidden/>
              </w:rPr>
            </w:r>
            <w:r>
              <w:rPr>
                <w:noProof/>
                <w:webHidden/>
              </w:rPr>
              <w:fldChar w:fldCharType="separate"/>
            </w:r>
            <w:r>
              <w:rPr>
                <w:noProof/>
                <w:webHidden/>
              </w:rPr>
              <w:t>58</w:t>
            </w:r>
            <w:r>
              <w:rPr>
                <w:noProof/>
                <w:webHidden/>
              </w:rPr>
              <w:fldChar w:fldCharType="end"/>
            </w:r>
          </w:hyperlink>
        </w:p>
        <w:p w14:paraId="127B73F9" w14:textId="1FE9E07B" w:rsidR="00DA24BA" w:rsidRDefault="00DA24BA">
          <w:pPr>
            <w:pStyle w:val="TOC3"/>
            <w:tabs>
              <w:tab w:val="right" w:leader="dot" w:pos="9061"/>
            </w:tabs>
            <w:rPr>
              <w:rFonts w:asciiTheme="minorHAnsi" w:eastAsiaTheme="minorEastAsia" w:hAnsiTheme="minorHAnsi"/>
              <w:noProof/>
              <w:sz w:val="24"/>
              <w:lang w:val="en-US"/>
            </w:rPr>
          </w:pPr>
          <w:hyperlink w:anchor="_Toc230475802" w:history="1">
            <w:r w:rsidRPr="009741EA">
              <w:rPr>
                <w:rStyle w:val="Hyperlink"/>
                <w:noProof/>
              </w:rPr>
              <w:t>4.3.4. DipsaAI.cs và TwistedDipsaAI.cs – AI tầm xa và kế thừa</w:t>
            </w:r>
            <w:r>
              <w:rPr>
                <w:noProof/>
                <w:webHidden/>
              </w:rPr>
              <w:tab/>
            </w:r>
            <w:r>
              <w:rPr>
                <w:noProof/>
                <w:webHidden/>
              </w:rPr>
              <w:fldChar w:fldCharType="begin"/>
            </w:r>
            <w:r>
              <w:rPr>
                <w:noProof/>
                <w:webHidden/>
              </w:rPr>
              <w:instrText xml:space="preserve"> PAGEREF _Toc230475802 \h </w:instrText>
            </w:r>
            <w:r>
              <w:rPr>
                <w:noProof/>
                <w:webHidden/>
              </w:rPr>
            </w:r>
            <w:r>
              <w:rPr>
                <w:noProof/>
                <w:webHidden/>
              </w:rPr>
              <w:fldChar w:fldCharType="separate"/>
            </w:r>
            <w:r>
              <w:rPr>
                <w:noProof/>
                <w:webHidden/>
              </w:rPr>
              <w:t>58</w:t>
            </w:r>
            <w:r>
              <w:rPr>
                <w:noProof/>
                <w:webHidden/>
              </w:rPr>
              <w:fldChar w:fldCharType="end"/>
            </w:r>
          </w:hyperlink>
        </w:p>
        <w:p w14:paraId="251CCEFB" w14:textId="72A1B8B6" w:rsidR="00DA24BA" w:rsidRDefault="00DA24BA">
          <w:pPr>
            <w:pStyle w:val="TOC3"/>
            <w:tabs>
              <w:tab w:val="right" w:leader="dot" w:pos="9061"/>
            </w:tabs>
            <w:rPr>
              <w:rFonts w:asciiTheme="minorHAnsi" w:eastAsiaTheme="minorEastAsia" w:hAnsiTheme="minorHAnsi"/>
              <w:noProof/>
              <w:sz w:val="24"/>
              <w:lang w:val="en-US"/>
            </w:rPr>
          </w:pPr>
          <w:hyperlink w:anchor="_Toc230475803" w:history="1">
            <w:r w:rsidRPr="009741EA">
              <w:rPr>
                <w:rStyle w:val="Hyperlink"/>
                <w:noProof/>
              </w:rPr>
              <w:t>4.3.5. CrawlingAI.cs – AI di chuyển theo bề mặt</w:t>
            </w:r>
            <w:r>
              <w:rPr>
                <w:noProof/>
                <w:webHidden/>
              </w:rPr>
              <w:tab/>
            </w:r>
            <w:r>
              <w:rPr>
                <w:noProof/>
                <w:webHidden/>
              </w:rPr>
              <w:fldChar w:fldCharType="begin"/>
            </w:r>
            <w:r>
              <w:rPr>
                <w:noProof/>
                <w:webHidden/>
              </w:rPr>
              <w:instrText xml:space="preserve"> PAGEREF _Toc230475803 \h </w:instrText>
            </w:r>
            <w:r>
              <w:rPr>
                <w:noProof/>
                <w:webHidden/>
              </w:rPr>
            </w:r>
            <w:r>
              <w:rPr>
                <w:noProof/>
                <w:webHidden/>
              </w:rPr>
              <w:fldChar w:fldCharType="separate"/>
            </w:r>
            <w:r>
              <w:rPr>
                <w:noProof/>
                <w:webHidden/>
              </w:rPr>
              <w:t>59</w:t>
            </w:r>
            <w:r>
              <w:rPr>
                <w:noProof/>
                <w:webHidden/>
              </w:rPr>
              <w:fldChar w:fldCharType="end"/>
            </w:r>
          </w:hyperlink>
        </w:p>
        <w:p w14:paraId="5D3D3D83" w14:textId="1FB6AFB6" w:rsidR="00DA24BA" w:rsidRDefault="00DA24BA">
          <w:pPr>
            <w:pStyle w:val="TOC2"/>
            <w:tabs>
              <w:tab w:val="right" w:leader="dot" w:pos="9061"/>
            </w:tabs>
            <w:rPr>
              <w:rFonts w:asciiTheme="minorHAnsi" w:eastAsiaTheme="minorEastAsia" w:hAnsiTheme="minorHAnsi"/>
              <w:noProof/>
              <w:sz w:val="24"/>
              <w:lang w:val="en-US"/>
            </w:rPr>
          </w:pPr>
          <w:hyperlink w:anchor="_Toc230475804" w:history="1">
            <w:r w:rsidRPr="009741EA">
              <w:rPr>
                <w:rStyle w:val="Hyperlink"/>
                <w:noProof/>
              </w:rPr>
              <w:t>4.4. Triển khai hệ thống bản đồ và chuyển cảnh</w:t>
            </w:r>
            <w:r>
              <w:rPr>
                <w:noProof/>
                <w:webHidden/>
              </w:rPr>
              <w:tab/>
            </w:r>
            <w:r>
              <w:rPr>
                <w:noProof/>
                <w:webHidden/>
              </w:rPr>
              <w:fldChar w:fldCharType="begin"/>
            </w:r>
            <w:r>
              <w:rPr>
                <w:noProof/>
                <w:webHidden/>
              </w:rPr>
              <w:instrText xml:space="preserve"> PAGEREF _Toc230475804 \h </w:instrText>
            </w:r>
            <w:r>
              <w:rPr>
                <w:noProof/>
                <w:webHidden/>
              </w:rPr>
            </w:r>
            <w:r>
              <w:rPr>
                <w:noProof/>
                <w:webHidden/>
              </w:rPr>
              <w:fldChar w:fldCharType="separate"/>
            </w:r>
            <w:r>
              <w:rPr>
                <w:noProof/>
                <w:webHidden/>
              </w:rPr>
              <w:t>60</w:t>
            </w:r>
            <w:r>
              <w:rPr>
                <w:noProof/>
                <w:webHidden/>
              </w:rPr>
              <w:fldChar w:fldCharType="end"/>
            </w:r>
          </w:hyperlink>
        </w:p>
        <w:p w14:paraId="116DABA0" w14:textId="3E9A90E2" w:rsidR="00DA24BA" w:rsidRDefault="00DA24BA">
          <w:pPr>
            <w:pStyle w:val="TOC3"/>
            <w:tabs>
              <w:tab w:val="right" w:leader="dot" w:pos="9061"/>
            </w:tabs>
            <w:rPr>
              <w:rFonts w:asciiTheme="minorHAnsi" w:eastAsiaTheme="minorEastAsia" w:hAnsiTheme="minorHAnsi"/>
              <w:noProof/>
              <w:sz w:val="24"/>
              <w:lang w:val="en-US"/>
            </w:rPr>
          </w:pPr>
          <w:hyperlink w:anchor="_Toc230475805" w:history="1">
            <w:r w:rsidRPr="009741EA">
              <w:rPr>
                <w:rStyle w:val="Hyperlink"/>
                <w:noProof/>
              </w:rPr>
              <w:t>4.4.1. LevelLoader.cs – Additive Scene Loading</w:t>
            </w:r>
            <w:r>
              <w:rPr>
                <w:noProof/>
                <w:webHidden/>
              </w:rPr>
              <w:tab/>
            </w:r>
            <w:r>
              <w:rPr>
                <w:noProof/>
                <w:webHidden/>
              </w:rPr>
              <w:fldChar w:fldCharType="begin"/>
            </w:r>
            <w:r>
              <w:rPr>
                <w:noProof/>
                <w:webHidden/>
              </w:rPr>
              <w:instrText xml:space="preserve"> PAGEREF _Toc230475805 \h </w:instrText>
            </w:r>
            <w:r>
              <w:rPr>
                <w:noProof/>
                <w:webHidden/>
              </w:rPr>
            </w:r>
            <w:r>
              <w:rPr>
                <w:noProof/>
                <w:webHidden/>
              </w:rPr>
              <w:fldChar w:fldCharType="separate"/>
            </w:r>
            <w:r>
              <w:rPr>
                <w:noProof/>
                <w:webHidden/>
              </w:rPr>
              <w:t>60</w:t>
            </w:r>
            <w:r>
              <w:rPr>
                <w:noProof/>
                <w:webHidden/>
              </w:rPr>
              <w:fldChar w:fldCharType="end"/>
            </w:r>
          </w:hyperlink>
        </w:p>
        <w:p w14:paraId="375DD538" w14:textId="1C0770DB" w:rsidR="00DA24BA" w:rsidRDefault="00DA24BA">
          <w:pPr>
            <w:pStyle w:val="TOC3"/>
            <w:tabs>
              <w:tab w:val="right" w:leader="dot" w:pos="9061"/>
            </w:tabs>
            <w:rPr>
              <w:rFonts w:asciiTheme="minorHAnsi" w:eastAsiaTheme="minorEastAsia" w:hAnsiTheme="minorHAnsi"/>
              <w:noProof/>
              <w:sz w:val="24"/>
              <w:lang w:val="en-US"/>
            </w:rPr>
          </w:pPr>
          <w:hyperlink w:anchor="_Toc230475806" w:history="1">
            <w:r w:rsidRPr="009741EA">
              <w:rPr>
                <w:rStyle w:val="Hyperlink"/>
                <w:noProof/>
              </w:rPr>
              <w:t>4.4.2. Hệ thống RestChair và Respawn</w:t>
            </w:r>
            <w:r>
              <w:rPr>
                <w:noProof/>
                <w:webHidden/>
              </w:rPr>
              <w:tab/>
            </w:r>
            <w:r>
              <w:rPr>
                <w:noProof/>
                <w:webHidden/>
              </w:rPr>
              <w:fldChar w:fldCharType="begin"/>
            </w:r>
            <w:r>
              <w:rPr>
                <w:noProof/>
                <w:webHidden/>
              </w:rPr>
              <w:instrText xml:space="preserve"> PAGEREF _Toc230475806 \h </w:instrText>
            </w:r>
            <w:r>
              <w:rPr>
                <w:noProof/>
                <w:webHidden/>
              </w:rPr>
            </w:r>
            <w:r>
              <w:rPr>
                <w:noProof/>
                <w:webHidden/>
              </w:rPr>
              <w:fldChar w:fldCharType="separate"/>
            </w:r>
            <w:r>
              <w:rPr>
                <w:noProof/>
                <w:webHidden/>
              </w:rPr>
              <w:t>61</w:t>
            </w:r>
            <w:r>
              <w:rPr>
                <w:noProof/>
                <w:webHidden/>
              </w:rPr>
              <w:fldChar w:fldCharType="end"/>
            </w:r>
          </w:hyperlink>
        </w:p>
        <w:p w14:paraId="25C992BF" w14:textId="5062D7D3" w:rsidR="00DA24BA" w:rsidRDefault="00DA24BA">
          <w:pPr>
            <w:pStyle w:val="TOC3"/>
            <w:tabs>
              <w:tab w:val="right" w:leader="dot" w:pos="9061"/>
            </w:tabs>
            <w:rPr>
              <w:rFonts w:asciiTheme="minorHAnsi" w:eastAsiaTheme="minorEastAsia" w:hAnsiTheme="minorHAnsi"/>
              <w:noProof/>
              <w:sz w:val="24"/>
              <w:lang w:val="en-US"/>
            </w:rPr>
          </w:pPr>
          <w:hyperlink w:anchor="_Toc230475807" w:history="1">
            <w:r w:rsidRPr="009741EA">
              <w:rPr>
                <w:rStyle w:val="Hyperlink"/>
                <w:noProof/>
              </w:rPr>
              <w:t>4.4.3. GameMaster.cs – Quản lý dữ liệu trung tâm</w:t>
            </w:r>
            <w:r>
              <w:rPr>
                <w:noProof/>
                <w:webHidden/>
              </w:rPr>
              <w:tab/>
            </w:r>
            <w:r>
              <w:rPr>
                <w:noProof/>
                <w:webHidden/>
              </w:rPr>
              <w:fldChar w:fldCharType="begin"/>
            </w:r>
            <w:r>
              <w:rPr>
                <w:noProof/>
                <w:webHidden/>
              </w:rPr>
              <w:instrText xml:space="preserve"> PAGEREF _Toc230475807 \h </w:instrText>
            </w:r>
            <w:r>
              <w:rPr>
                <w:noProof/>
                <w:webHidden/>
              </w:rPr>
            </w:r>
            <w:r>
              <w:rPr>
                <w:noProof/>
                <w:webHidden/>
              </w:rPr>
              <w:fldChar w:fldCharType="separate"/>
            </w:r>
            <w:r>
              <w:rPr>
                <w:noProof/>
                <w:webHidden/>
              </w:rPr>
              <w:t>62</w:t>
            </w:r>
            <w:r>
              <w:rPr>
                <w:noProof/>
                <w:webHidden/>
              </w:rPr>
              <w:fldChar w:fldCharType="end"/>
            </w:r>
          </w:hyperlink>
        </w:p>
        <w:p w14:paraId="410F7537" w14:textId="11AF8E7E" w:rsidR="00DA24BA" w:rsidRDefault="00DA24BA">
          <w:pPr>
            <w:pStyle w:val="TOC2"/>
            <w:tabs>
              <w:tab w:val="right" w:leader="dot" w:pos="9061"/>
            </w:tabs>
            <w:rPr>
              <w:rFonts w:asciiTheme="minorHAnsi" w:eastAsiaTheme="minorEastAsia" w:hAnsiTheme="minorHAnsi"/>
              <w:noProof/>
              <w:sz w:val="24"/>
              <w:lang w:val="en-US"/>
            </w:rPr>
          </w:pPr>
          <w:hyperlink w:anchor="_Toc230475808" w:history="1">
            <w:r w:rsidRPr="009741EA">
              <w:rPr>
                <w:rStyle w:val="Hyperlink"/>
                <w:noProof/>
              </w:rPr>
              <w:t>4.5. Triển khai giao diện người dùng</w:t>
            </w:r>
            <w:r>
              <w:rPr>
                <w:noProof/>
                <w:webHidden/>
              </w:rPr>
              <w:tab/>
            </w:r>
            <w:r>
              <w:rPr>
                <w:noProof/>
                <w:webHidden/>
              </w:rPr>
              <w:fldChar w:fldCharType="begin"/>
            </w:r>
            <w:r>
              <w:rPr>
                <w:noProof/>
                <w:webHidden/>
              </w:rPr>
              <w:instrText xml:space="preserve"> PAGEREF _Toc230475808 \h </w:instrText>
            </w:r>
            <w:r>
              <w:rPr>
                <w:noProof/>
                <w:webHidden/>
              </w:rPr>
            </w:r>
            <w:r>
              <w:rPr>
                <w:noProof/>
                <w:webHidden/>
              </w:rPr>
              <w:fldChar w:fldCharType="separate"/>
            </w:r>
            <w:r>
              <w:rPr>
                <w:noProof/>
                <w:webHidden/>
              </w:rPr>
              <w:t>62</w:t>
            </w:r>
            <w:r>
              <w:rPr>
                <w:noProof/>
                <w:webHidden/>
              </w:rPr>
              <w:fldChar w:fldCharType="end"/>
            </w:r>
          </w:hyperlink>
        </w:p>
        <w:p w14:paraId="091091EE" w14:textId="1A08DD81" w:rsidR="00DA24BA" w:rsidRDefault="00DA24BA">
          <w:pPr>
            <w:pStyle w:val="TOC3"/>
            <w:tabs>
              <w:tab w:val="right" w:leader="dot" w:pos="9061"/>
            </w:tabs>
            <w:rPr>
              <w:rFonts w:asciiTheme="minorHAnsi" w:eastAsiaTheme="minorEastAsia" w:hAnsiTheme="minorHAnsi"/>
              <w:noProof/>
              <w:sz w:val="24"/>
              <w:lang w:val="en-US"/>
            </w:rPr>
          </w:pPr>
          <w:hyperlink w:anchor="_Toc230475809" w:history="1">
            <w:r w:rsidRPr="009741EA">
              <w:rPr>
                <w:rStyle w:val="Hyperlink"/>
                <w:noProof/>
              </w:rPr>
              <w:t>4.5.1. Hệ thống HUD</w:t>
            </w:r>
            <w:r>
              <w:rPr>
                <w:noProof/>
                <w:webHidden/>
              </w:rPr>
              <w:tab/>
            </w:r>
            <w:r>
              <w:rPr>
                <w:noProof/>
                <w:webHidden/>
              </w:rPr>
              <w:fldChar w:fldCharType="begin"/>
            </w:r>
            <w:r>
              <w:rPr>
                <w:noProof/>
                <w:webHidden/>
              </w:rPr>
              <w:instrText xml:space="preserve"> PAGEREF _Toc230475809 \h </w:instrText>
            </w:r>
            <w:r>
              <w:rPr>
                <w:noProof/>
                <w:webHidden/>
              </w:rPr>
            </w:r>
            <w:r>
              <w:rPr>
                <w:noProof/>
                <w:webHidden/>
              </w:rPr>
              <w:fldChar w:fldCharType="separate"/>
            </w:r>
            <w:r>
              <w:rPr>
                <w:noProof/>
                <w:webHidden/>
              </w:rPr>
              <w:t>62</w:t>
            </w:r>
            <w:r>
              <w:rPr>
                <w:noProof/>
                <w:webHidden/>
              </w:rPr>
              <w:fldChar w:fldCharType="end"/>
            </w:r>
          </w:hyperlink>
        </w:p>
        <w:p w14:paraId="5BBB0DDC" w14:textId="1A60D65C" w:rsidR="00DA24BA" w:rsidRDefault="00DA24BA">
          <w:pPr>
            <w:pStyle w:val="TOC3"/>
            <w:tabs>
              <w:tab w:val="right" w:leader="dot" w:pos="9061"/>
            </w:tabs>
            <w:rPr>
              <w:rFonts w:asciiTheme="minorHAnsi" w:eastAsiaTheme="minorEastAsia" w:hAnsiTheme="minorHAnsi"/>
              <w:noProof/>
              <w:sz w:val="24"/>
              <w:lang w:val="en-US"/>
            </w:rPr>
          </w:pPr>
          <w:hyperlink w:anchor="_Toc230475810" w:history="1">
            <w:r w:rsidRPr="009741EA">
              <w:rPr>
                <w:rStyle w:val="Hyperlink"/>
                <w:noProof/>
              </w:rPr>
              <w:t>4.5.2. Hệ thống điều khiển cảm ứng</w:t>
            </w:r>
            <w:r>
              <w:rPr>
                <w:noProof/>
                <w:webHidden/>
              </w:rPr>
              <w:tab/>
            </w:r>
            <w:r>
              <w:rPr>
                <w:noProof/>
                <w:webHidden/>
              </w:rPr>
              <w:fldChar w:fldCharType="begin"/>
            </w:r>
            <w:r>
              <w:rPr>
                <w:noProof/>
                <w:webHidden/>
              </w:rPr>
              <w:instrText xml:space="preserve"> PAGEREF _Toc230475810 \h </w:instrText>
            </w:r>
            <w:r>
              <w:rPr>
                <w:noProof/>
                <w:webHidden/>
              </w:rPr>
            </w:r>
            <w:r>
              <w:rPr>
                <w:noProof/>
                <w:webHidden/>
              </w:rPr>
              <w:fldChar w:fldCharType="separate"/>
            </w:r>
            <w:r>
              <w:rPr>
                <w:noProof/>
                <w:webHidden/>
              </w:rPr>
              <w:t>63</w:t>
            </w:r>
            <w:r>
              <w:rPr>
                <w:noProof/>
                <w:webHidden/>
              </w:rPr>
              <w:fldChar w:fldCharType="end"/>
            </w:r>
          </w:hyperlink>
        </w:p>
        <w:p w14:paraId="320F85D1" w14:textId="433EB891" w:rsidR="00DA24BA" w:rsidRDefault="00DA24BA">
          <w:pPr>
            <w:pStyle w:val="TOC2"/>
            <w:tabs>
              <w:tab w:val="right" w:leader="dot" w:pos="9061"/>
            </w:tabs>
            <w:rPr>
              <w:rFonts w:asciiTheme="minorHAnsi" w:eastAsiaTheme="minorEastAsia" w:hAnsiTheme="minorHAnsi"/>
              <w:noProof/>
              <w:sz w:val="24"/>
              <w:lang w:val="en-US"/>
            </w:rPr>
          </w:pPr>
          <w:hyperlink w:anchor="_Toc230475811" w:history="1">
            <w:r w:rsidRPr="009741EA">
              <w:rPr>
                <w:rStyle w:val="Hyperlink"/>
                <w:noProof/>
              </w:rPr>
              <w:t>4.6. Kết quả kiểm thử</w:t>
            </w:r>
            <w:r>
              <w:rPr>
                <w:noProof/>
                <w:webHidden/>
              </w:rPr>
              <w:tab/>
            </w:r>
            <w:r>
              <w:rPr>
                <w:noProof/>
                <w:webHidden/>
              </w:rPr>
              <w:fldChar w:fldCharType="begin"/>
            </w:r>
            <w:r>
              <w:rPr>
                <w:noProof/>
                <w:webHidden/>
              </w:rPr>
              <w:instrText xml:space="preserve"> PAGEREF _Toc230475811 \h </w:instrText>
            </w:r>
            <w:r>
              <w:rPr>
                <w:noProof/>
                <w:webHidden/>
              </w:rPr>
            </w:r>
            <w:r>
              <w:rPr>
                <w:noProof/>
                <w:webHidden/>
              </w:rPr>
              <w:fldChar w:fldCharType="separate"/>
            </w:r>
            <w:r>
              <w:rPr>
                <w:noProof/>
                <w:webHidden/>
              </w:rPr>
              <w:t>64</w:t>
            </w:r>
            <w:r>
              <w:rPr>
                <w:noProof/>
                <w:webHidden/>
              </w:rPr>
              <w:fldChar w:fldCharType="end"/>
            </w:r>
          </w:hyperlink>
        </w:p>
        <w:p w14:paraId="188D750D" w14:textId="7BE4086E" w:rsidR="00DA24BA" w:rsidRDefault="00DA24BA">
          <w:pPr>
            <w:pStyle w:val="TOC3"/>
            <w:tabs>
              <w:tab w:val="right" w:leader="dot" w:pos="9061"/>
            </w:tabs>
            <w:rPr>
              <w:rFonts w:asciiTheme="minorHAnsi" w:eastAsiaTheme="minorEastAsia" w:hAnsiTheme="minorHAnsi"/>
              <w:noProof/>
              <w:sz w:val="24"/>
              <w:lang w:val="en-US"/>
            </w:rPr>
          </w:pPr>
          <w:hyperlink w:anchor="_Toc230475812" w:history="1">
            <w:r w:rsidRPr="009741EA">
              <w:rPr>
                <w:rStyle w:val="Hyperlink"/>
                <w:noProof/>
              </w:rPr>
              <w:t>4.6.1. Kiểm thử chức năng</w:t>
            </w:r>
            <w:r>
              <w:rPr>
                <w:noProof/>
                <w:webHidden/>
              </w:rPr>
              <w:tab/>
            </w:r>
            <w:r>
              <w:rPr>
                <w:noProof/>
                <w:webHidden/>
              </w:rPr>
              <w:fldChar w:fldCharType="begin"/>
            </w:r>
            <w:r>
              <w:rPr>
                <w:noProof/>
                <w:webHidden/>
              </w:rPr>
              <w:instrText xml:space="preserve"> PAGEREF _Toc230475812 \h </w:instrText>
            </w:r>
            <w:r>
              <w:rPr>
                <w:noProof/>
                <w:webHidden/>
              </w:rPr>
            </w:r>
            <w:r>
              <w:rPr>
                <w:noProof/>
                <w:webHidden/>
              </w:rPr>
              <w:fldChar w:fldCharType="separate"/>
            </w:r>
            <w:r>
              <w:rPr>
                <w:noProof/>
                <w:webHidden/>
              </w:rPr>
              <w:t>64</w:t>
            </w:r>
            <w:r>
              <w:rPr>
                <w:noProof/>
                <w:webHidden/>
              </w:rPr>
              <w:fldChar w:fldCharType="end"/>
            </w:r>
          </w:hyperlink>
        </w:p>
        <w:p w14:paraId="05D02A33" w14:textId="6D516EEF" w:rsidR="00DA24BA" w:rsidRDefault="00DA24BA">
          <w:pPr>
            <w:pStyle w:val="TOC3"/>
            <w:tabs>
              <w:tab w:val="right" w:leader="dot" w:pos="9061"/>
            </w:tabs>
            <w:rPr>
              <w:rFonts w:asciiTheme="minorHAnsi" w:eastAsiaTheme="minorEastAsia" w:hAnsiTheme="minorHAnsi"/>
              <w:noProof/>
              <w:sz w:val="24"/>
              <w:lang w:val="en-US"/>
            </w:rPr>
          </w:pPr>
          <w:hyperlink w:anchor="_Toc230475813" w:history="1">
            <w:r w:rsidRPr="009741EA">
              <w:rPr>
                <w:rStyle w:val="Hyperlink"/>
                <w:noProof/>
              </w:rPr>
              <w:t>4.6.2. Kiểm thử hiệu năng trên Android</w:t>
            </w:r>
            <w:r>
              <w:rPr>
                <w:noProof/>
                <w:webHidden/>
              </w:rPr>
              <w:tab/>
            </w:r>
            <w:r>
              <w:rPr>
                <w:noProof/>
                <w:webHidden/>
              </w:rPr>
              <w:fldChar w:fldCharType="begin"/>
            </w:r>
            <w:r>
              <w:rPr>
                <w:noProof/>
                <w:webHidden/>
              </w:rPr>
              <w:instrText xml:space="preserve"> PAGEREF _Toc230475813 \h </w:instrText>
            </w:r>
            <w:r>
              <w:rPr>
                <w:noProof/>
                <w:webHidden/>
              </w:rPr>
            </w:r>
            <w:r>
              <w:rPr>
                <w:noProof/>
                <w:webHidden/>
              </w:rPr>
              <w:fldChar w:fldCharType="separate"/>
            </w:r>
            <w:r>
              <w:rPr>
                <w:noProof/>
                <w:webHidden/>
              </w:rPr>
              <w:t>66</w:t>
            </w:r>
            <w:r>
              <w:rPr>
                <w:noProof/>
                <w:webHidden/>
              </w:rPr>
              <w:fldChar w:fldCharType="end"/>
            </w:r>
          </w:hyperlink>
        </w:p>
        <w:p w14:paraId="1DEF9C07" w14:textId="3CD04D80" w:rsidR="00DA24BA" w:rsidRDefault="00DA24BA">
          <w:pPr>
            <w:pStyle w:val="TOC3"/>
            <w:tabs>
              <w:tab w:val="right" w:leader="dot" w:pos="9061"/>
            </w:tabs>
            <w:rPr>
              <w:rFonts w:asciiTheme="minorHAnsi" w:eastAsiaTheme="minorEastAsia" w:hAnsiTheme="minorHAnsi"/>
              <w:noProof/>
              <w:sz w:val="24"/>
              <w:lang w:val="en-US"/>
            </w:rPr>
          </w:pPr>
          <w:hyperlink w:anchor="_Toc230475814" w:history="1">
            <w:r w:rsidRPr="009741EA">
              <w:rPr>
                <w:rStyle w:val="Hyperlink"/>
                <w:noProof/>
              </w:rPr>
              <w:t>4.6.3. Kiểm thử điều khiển cảm ứng</w:t>
            </w:r>
            <w:r>
              <w:rPr>
                <w:noProof/>
                <w:webHidden/>
              </w:rPr>
              <w:tab/>
            </w:r>
            <w:r>
              <w:rPr>
                <w:noProof/>
                <w:webHidden/>
              </w:rPr>
              <w:fldChar w:fldCharType="begin"/>
            </w:r>
            <w:r>
              <w:rPr>
                <w:noProof/>
                <w:webHidden/>
              </w:rPr>
              <w:instrText xml:space="preserve"> PAGEREF _Toc230475814 \h </w:instrText>
            </w:r>
            <w:r>
              <w:rPr>
                <w:noProof/>
                <w:webHidden/>
              </w:rPr>
            </w:r>
            <w:r>
              <w:rPr>
                <w:noProof/>
                <w:webHidden/>
              </w:rPr>
              <w:fldChar w:fldCharType="separate"/>
            </w:r>
            <w:r>
              <w:rPr>
                <w:noProof/>
                <w:webHidden/>
              </w:rPr>
              <w:t>67</w:t>
            </w:r>
            <w:r>
              <w:rPr>
                <w:noProof/>
                <w:webHidden/>
              </w:rPr>
              <w:fldChar w:fldCharType="end"/>
            </w:r>
          </w:hyperlink>
        </w:p>
        <w:p w14:paraId="0C41868C" w14:textId="33BF47DB" w:rsidR="00DA24BA" w:rsidRDefault="00DA24BA">
          <w:pPr>
            <w:pStyle w:val="TOC3"/>
            <w:tabs>
              <w:tab w:val="right" w:leader="dot" w:pos="9061"/>
            </w:tabs>
            <w:rPr>
              <w:rFonts w:asciiTheme="minorHAnsi" w:eastAsiaTheme="minorEastAsia" w:hAnsiTheme="minorHAnsi"/>
              <w:noProof/>
              <w:sz w:val="24"/>
              <w:lang w:val="en-US"/>
            </w:rPr>
          </w:pPr>
          <w:hyperlink w:anchor="_Toc230475815" w:history="1">
            <w:r w:rsidRPr="009741EA">
              <w:rPr>
                <w:rStyle w:val="Hyperlink"/>
                <w:noProof/>
              </w:rPr>
              <w:t>4.6.4. Các lỗi đã phát hiện và khắc phục</w:t>
            </w:r>
            <w:r>
              <w:rPr>
                <w:noProof/>
                <w:webHidden/>
              </w:rPr>
              <w:tab/>
            </w:r>
            <w:r>
              <w:rPr>
                <w:noProof/>
                <w:webHidden/>
              </w:rPr>
              <w:fldChar w:fldCharType="begin"/>
            </w:r>
            <w:r>
              <w:rPr>
                <w:noProof/>
                <w:webHidden/>
              </w:rPr>
              <w:instrText xml:space="preserve"> PAGEREF _Toc230475815 \h </w:instrText>
            </w:r>
            <w:r>
              <w:rPr>
                <w:noProof/>
                <w:webHidden/>
              </w:rPr>
            </w:r>
            <w:r>
              <w:rPr>
                <w:noProof/>
                <w:webHidden/>
              </w:rPr>
              <w:fldChar w:fldCharType="separate"/>
            </w:r>
            <w:r>
              <w:rPr>
                <w:noProof/>
                <w:webHidden/>
              </w:rPr>
              <w:t>67</w:t>
            </w:r>
            <w:r>
              <w:rPr>
                <w:noProof/>
                <w:webHidden/>
              </w:rPr>
              <w:fldChar w:fldCharType="end"/>
            </w:r>
          </w:hyperlink>
        </w:p>
        <w:p w14:paraId="48D35FB5" w14:textId="0FEC040E" w:rsidR="00DA24BA" w:rsidRDefault="00DA24BA">
          <w:pPr>
            <w:pStyle w:val="TOC2"/>
            <w:tabs>
              <w:tab w:val="right" w:leader="dot" w:pos="9061"/>
            </w:tabs>
            <w:rPr>
              <w:rFonts w:asciiTheme="minorHAnsi" w:eastAsiaTheme="minorEastAsia" w:hAnsiTheme="minorHAnsi"/>
              <w:noProof/>
              <w:sz w:val="24"/>
              <w:lang w:val="en-US"/>
            </w:rPr>
          </w:pPr>
          <w:hyperlink w:anchor="_Toc230475816" w:history="1">
            <w:r w:rsidRPr="009741EA">
              <w:rPr>
                <w:rStyle w:val="Hyperlink"/>
                <w:noProof/>
              </w:rPr>
              <w:t>4.7. Build và xuất bản APK</w:t>
            </w:r>
            <w:r>
              <w:rPr>
                <w:noProof/>
                <w:webHidden/>
              </w:rPr>
              <w:tab/>
            </w:r>
            <w:r>
              <w:rPr>
                <w:noProof/>
                <w:webHidden/>
              </w:rPr>
              <w:fldChar w:fldCharType="begin"/>
            </w:r>
            <w:r>
              <w:rPr>
                <w:noProof/>
                <w:webHidden/>
              </w:rPr>
              <w:instrText xml:space="preserve"> PAGEREF _Toc230475816 \h </w:instrText>
            </w:r>
            <w:r>
              <w:rPr>
                <w:noProof/>
                <w:webHidden/>
              </w:rPr>
            </w:r>
            <w:r>
              <w:rPr>
                <w:noProof/>
                <w:webHidden/>
              </w:rPr>
              <w:fldChar w:fldCharType="separate"/>
            </w:r>
            <w:r>
              <w:rPr>
                <w:noProof/>
                <w:webHidden/>
              </w:rPr>
              <w:t>68</w:t>
            </w:r>
            <w:r>
              <w:rPr>
                <w:noProof/>
                <w:webHidden/>
              </w:rPr>
              <w:fldChar w:fldCharType="end"/>
            </w:r>
          </w:hyperlink>
        </w:p>
        <w:p w14:paraId="700B7B17" w14:textId="5CE847AA" w:rsidR="00DA24BA" w:rsidRDefault="00DA24BA">
          <w:pPr>
            <w:pStyle w:val="TOC3"/>
            <w:tabs>
              <w:tab w:val="right" w:leader="dot" w:pos="9061"/>
            </w:tabs>
            <w:rPr>
              <w:rFonts w:asciiTheme="minorHAnsi" w:eastAsiaTheme="minorEastAsia" w:hAnsiTheme="minorHAnsi"/>
              <w:noProof/>
              <w:sz w:val="24"/>
              <w:lang w:val="en-US"/>
            </w:rPr>
          </w:pPr>
          <w:hyperlink w:anchor="_Toc230475817" w:history="1">
            <w:r w:rsidRPr="009741EA">
              <w:rPr>
                <w:rStyle w:val="Hyperlink"/>
                <w:noProof/>
              </w:rPr>
              <w:t>4.7.1. Cấu hình build Android</w:t>
            </w:r>
            <w:r>
              <w:rPr>
                <w:noProof/>
                <w:webHidden/>
              </w:rPr>
              <w:tab/>
            </w:r>
            <w:r>
              <w:rPr>
                <w:noProof/>
                <w:webHidden/>
              </w:rPr>
              <w:fldChar w:fldCharType="begin"/>
            </w:r>
            <w:r>
              <w:rPr>
                <w:noProof/>
                <w:webHidden/>
              </w:rPr>
              <w:instrText xml:space="preserve"> PAGEREF _Toc230475817 \h </w:instrText>
            </w:r>
            <w:r>
              <w:rPr>
                <w:noProof/>
                <w:webHidden/>
              </w:rPr>
            </w:r>
            <w:r>
              <w:rPr>
                <w:noProof/>
                <w:webHidden/>
              </w:rPr>
              <w:fldChar w:fldCharType="separate"/>
            </w:r>
            <w:r>
              <w:rPr>
                <w:noProof/>
                <w:webHidden/>
              </w:rPr>
              <w:t>68</w:t>
            </w:r>
            <w:r>
              <w:rPr>
                <w:noProof/>
                <w:webHidden/>
              </w:rPr>
              <w:fldChar w:fldCharType="end"/>
            </w:r>
          </w:hyperlink>
        </w:p>
        <w:p w14:paraId="037E277B" w14:textId="1265CBA7" w:rsidR="00DA24BA" w:rsidRDefault="00DA24BA">
          <w:pPr>
            <w:pStyle w:val="TOC3"/>
            <w:tabs>
              <w:tab w:val="right" w:leader="dot" w:pos="9061"/>
            </w:tabs>
            <w:rPr>
              <w:rFonts w:asciiTheme="minorHAnsi" w:eastAsiaTheme="minorEastAsia" w:hAnsiTheme="minorHAnsi"/>
              <w:noProof/>
              <w:sz w:val="24"/>
              <w:lang w:val="en-US"/>
            </w:rPr>
          </w:pPr>
          <w:hyperlink w:anchor="_Toc230475818" w:history="1">
            <w:r w:rsidRPr="009741EA">
              <w:rPr>
                <w:rStyle w:val="Hyperlink"/>
                <w:noProof/>
              </w:rPr>
              <w:t>4.7.2. Tối ưu hóa kích thước APK</w:t>
            </w:r>
            <w:r>
              <w:rPr>
                <w:noProof/>
                <w:webHidden/>
              </w:rPr>
              <w:tab/>
            </w:r>
            <w:r>
              <w:rPr>
                <w:noProof/>
                <w:webHidden/>
              </w:rPr>
              <w:fldChar w:fldCharType="begin"/>
            </w:r>
            <w:r>
              <w:rPr>
                <w:noProof/>
                <w:webHidden/>
              </w:rPr>
              <w:instrText xml:space="preserve"> PAGEREF _Toc230475818 \h </w:instrText>
            </w:r>
            <w:r>
              <w:rPr>
                <w:noProof/>
                <w:webHidden/>
              </w:rPr>
            </w:r>
            <w:r>
              <w:rPr>
                <w:noProof/>
                <w:webHidden/>
              </w:rPr>
              <w:fldChar w:fldCharType="separate"/>
            </w:r>
            <w:r>
              <w:rPr>
                <w:noProof/>
                <w:webHidden/>
              </w:rPr>
              <w:t>69</w:t>
            </w:r>
            <w:r>
              <w:rPr>
                <w:noProof/>
                <w:webHidden/>
              </w:rPr>
              <w:fldChar w:fldCharType="end"/>
            </w:r>
          </w:hyperlink>
        </w:p>
        <w:p w14:paraId="19BD528F" w14:textId="1D9064BD" w:rsidR="00DA24BA" w:rsidRDefault="00DA24BA">
          <w:pPr>
            <w:pStyle w:val="TOC2"/>
            <w:tabs>
              <w:tab w:val="right" w:leader="dot" w:pos="9061"/>
            </w:tabs>
            <w:rPr>
              <w:rFonts w:asciiTheme="minorHAnsi" w:eastAsiaTheme="minorEastAsia" w:hAnsiTheme="minorHAnsi"/>
              <w:noProof/>
              <w:sz w:val="24"/>
              <w:lang w:val="en-US"/>
            </w:rPr>
          </w:pPr>
          <w:hyperlink w:anchor="_Toc230475819" w:history="1">
            <w:r w:rsidRPr="009741EA">
              <w:rPr>
                <w:rStyle w:val="Hyperlink"/>
                <w:noProof/>
              </w:rPr>
              <w:t>4.8. Hướng dẫn sử dụng game</w:t>
            </w:r>
            <w:r>
              <w:rPr>
                <w:noProof/>
                <w:webHidden/>
              </w:rPr>
              <w:tab/>
            </w:r>
            <w:r>
              <w:rPr>
                <w:noProof/>
                <w:webHidden/>
              </w:rPr>
              <w:fldChar w:fldCharType="begin"/>
            </w:r>
            <w:r>
              <w:rPr>
                <w:noProof/>
                <w:webHidden/>
              </w:rPr>
              <w:instrText xml:space="preserve"> PAGEREF _Toc230475819 \h </w:instrText>
            </w:r>
            <w:r>
              <w:rPr>
                <w:noProof/>
                <w:webHidden/>
              </w:rPr>
            </w:r>
            <w:r>
              <w:rPr>
                <w:noProof/>
                <w:webHidden/>
              </w:rPr>
              <w:fldChar w:fldCharType="separate"/>
            </w:r>
            <w:r>
              <w:rPr>
                <w:noProof/>
                <w:webHidden/>
              </w:rPr>
              <w:t>70</w:t>
            </w:r>
            <w:r>
              <w:rPr>
                <w:noProof/>
                <w:webHidden/>
              </w:rPr>
              <w:fldChar w:fldCharType="end"/>
            </w:r>
          </w:hyperlink>
        </w:p>
        <w:p w14:paraId="0F14E642" w14:textId="7EB0641F" w:rsidR="00DA24BA" w:rsidRDefault="00DA24BA">
          <w:pPr>
            <w:pStyle w:val="TOC3"/>
            <w:tabs>
              <w:tab w:val="right" w:leader="dot" w:pos="9061"/>
            </w:tabs>
            <w:rPr>
              <w:rFonts w:asciiTheme="minorHAnsi" w:eastAsiaTheme="minorEastAsia" w:hAnsiTheme="minorHAnsi"/>
              <w:noProof/>
              <w:sz w:val="24"/>
              <w:lang w:val="en-US"/>
            </w:rPr>
          </w:pPr>
          <w:hyperlink w:anchor="_Toc230475820" w:history="1">
            <w:r w:rsidRPr="009741EA">
              <w:rPr>
                <w:rStyle w:val="Hyperlink"/>
                <w:noProof/>
              </w:rPr>
              <w:t>4.8.1. Cài đặt và khởi động</w:t>
            </w:r>
            <w:r>
              <w:rPr>
                <w:noProof/>
                <w:webHidden/>
              </w:rPr>
              <w:tab/>
            </w:r>
            <w:r>
              <w:rPr>
                <w:noProof/>
                <w:webHidden/>
              </w:rPr>
              <w:fldChar w:fldCharType="begin"/>
            </w:r>
            <w:r>
              <w:rPr>
                <w:noProof/>
                <w:webHidden/>
              </w:rPr>
              <w:instrText xml:space="preserve"> PAGEREF _Toc230475820 \h </w:instrText>
            </w:r>
            <w:r>
              <w:rPr>
                <w:noProof/>
                <w:webHidden/>
              </w:rPr>
            </w:r>
            <w:r>
              <w:rPr>
                <w:noProof/>
                <w:webHidden/>
              </w:rPr>
              <w:fldChar w:fldCharType="separate"/>
            </w:r>
            <w:r>
              <w:rPr>
                <w:noProof/>
                <w:webHidden/>
              </w:rPr>
              <w:t>70</w:t>
            </w:r>
            <w:r>
              <w:rPr>
                <w:noProof/>
                <w:webHidden/>
              </w:rPr>
              <w:fldChar w:fldCharType="end"/>
            </w:r>
          </w:hyperlink>
        </w:p>
        <w:p w14:paraId="2FD22F32" w14:textId="5C7DA5CE" w:rsidR="00DA24BA" w:rsidRDefault="00DA24BA">
          <w:pPr>
            <w:pStyle w:val="TOC3"/>
            <w:tabs>
              <w:tab w:val="right" w:leader="dot" w:pos="9061"/>
            </w:tabs>
            <w:rPr>
              <w:rFonts w:asciiTheme="minorHAnsi" w:eastAsiaTheme="minorEastAsia" w:hAnsiTheme="minorHAnsi"/>
              <w:noProof/>
              <w:sz w:val="24"/>
              <w:lang w:val="en-US"/>
            </w:rPr>
          </w:pPr>
          <w:hyperlink w:anchor="_Toc230475821" w:history="1">
            <w:r w:rsidRPr="009741EA">
              <w:rPr>
                <w:rStyle w:val="Hyperlink"/>
                <w:noProof/>
              </w:rPr>
              <w:t>4.8.2. Hướng dẫn điều khiển</w:t>
            </w:r>
            <w:r>
              <w:rPr>
                <w:noProof/>
                <w:webHidden/>
              </w:rPr>
              <w:tab/>
            </w:r>
            <w:r>
              <w:rPr>
                <w:noProof/>
                <w:webHidden/>
              </w:rPr>
              <w:fldChar w:fldCharType="begin"/>
            </w:r>
            <w:r>
              <w:rPr>
                <w:noProof/>
                <w:webHidden/>
              </w:rPr>
              <w:instrText xml:space="preserve"> PAGEREF _Toc230475821 \h </w:instrText>
            </w:r>
            <w:r>
              <w:rPr>
                <w:noProof/>
                <w:webHidden/>
              </w:rPr>
            </w:r>
            <w:r>
              <w:rPr>
                <w:noProof/>
                <w:webHidden/>
              </w:rPr>
              <w:fldChar w:fldCharType="separate"/>
            </w:r>
            <w:r>
              <w:rPr>
                <w:noProof/>
                <w:webHidden/>
              </w:rPr>
              <w:t>71</w:t>
            </w:r>
            <w:r>
              <w:rPr>
                <w:noProof/>
                <w:webHidden/>
              </w:rPr>
              <w:fldChar w:fldCharType="end"/>
            </w:r>
          </w:hyperlink>
        </w:p>
        <w:p w14:paraId="2D695400" w14:textId="75BBAD67" w:rsidR="00DA24BA" w:rsidRDefault="00DA24BA">
          <w:pPr>
            <w:pStyle w:val="TOC3"/>
            <w:tabs>
              <w:tab w:val="right" w:leader="dot" w:pos="9061"/>
            </w:tabs>
            <w:rPr>
              <w:rFonts w:asciiTheme="minorHAnsi" w:eastAsiaTheme="minorEastAsia" w:hAnsiTheme="minorHAnsi"/>
              <w:noProof/>
              <w:sz w:val="24"/>
              <w:lang w:val="en-US"/>
            </w:rPr>
          </w:pPr>
          <w:hyperlink w:anchor="_Toc230475822" w:history="1">
            <w:r w:rsidRPr="009741EA">
              <w:rPr>
                <w:rStyle w:val="Hyperlink"/>
                <w:noProof/>
              </w:rPr>
              <w:t>4.8.3. Hướng dẫn hệ thống HP và Silk</w:t>
            </w:r>
            <w:r>
              <w:rPr>
                <w:noProof/>
                <w:webHidden/>
              </w:rPr>
              <w:tab/>
            </w:r>
            <w:r>
              <w:rPr>
                <w:noProof/>
                <w:webHidden/>
              </w:rPr>
              <w:fldChar w:fldCharType="begin"/>
            </w:r>
            <w:r>
              <w:rPr>
                <w:noProof/>
                <w:webHidden/>
              </w:rPr>
              <w:instrText xml:space="preserve"> PAGEREF _Toc230475822 \h </w:instrText>
            </w:r>
            <w:r>
              <w:rPr>
                <w:noProof/>
                <w:webHidden/>
              </w:rPr>
            </w:r>
            <w:r>
              <w:rPr>
                <w:noProof/>
                <w:webHidden/>
              </w:rPr>
              <w:fldChar w:fldCharType="separate"/>
            </w:r>
            <w:r>
              <w:rPr>
                <w:noProof/>
                <w:webHidden/>
              </w:rPr>
              <w:t>73</w:t>
            </w:r>
            <w:r>
              <w:rPr>
                <w:noProof/>
                <w:webHidden/>
              </w:rPr>
              <w:fldChar w:fldCharType="end"/>
            </w:r>
          </w:hyperlink>
        </w:p>
        <w:p w14:paraId="3CC85EBD" w14:textId="3CD646A7" w:rsidR="00DA24BA" w:rsidRDefault="00DA24BA">
          <w:pPr>
            <w:pStyle w:val="TOC3"/>
            <w:tabs>
              <w:tab w:val="right" w:leader="dot" w:pos="9061"/>
            </w:tabs>
            <w:rPr>
              <w:rFonts w:asciiTheme="minorHAnsi" w:eastAsiaTheme="minorEastAsia" w:hAnsiTheme="minorHAnsi"/>
              <w:noProof/>
              <w:sz w:val="24"/>
              <w:lang w:val="en-US"/>
            </w:rPr>
          </w:pPr>
          <w:hyperlink w:anchor="_Toc230475823" w:history="1">
            <w:r w:rsidRPr="009741EA">
              <w:rPr>
                <w:rStyle w:val="Hyperlink"/>
                <w:noProof/>
              </w:rPr>
              <w:t>4.8.4. Hướng dẫn hệ thống Loot và công cụ</w:t>
            </w:r>
            <w:r>
              <w:rPr>
                <w:noProof/>
                <w:webHidden/>
              </w:rPr>
              <w:tab/>
            </w:r>
            <w:r>
              <w:rPr>
                <w:noProof/>
                <w:webHidden/>
              </w:rPr>
              <w:fldChar w:fldCharType="begin"/>
            </w:r>
            <w:r>
              <w:rPr>
                <w:noProof/>
                <w:webHidden/>
              </w:rPr>
              <w:instrText xml:space="preserve"> PAGEREF _Toc230475823 \h </w:instrText>
            </w:r>
            <w:r>
              <w:rPr>
                <w:noProof/>
                <w:webHidden/>
              </w:rPr>
            </w:r>
            <w:r>
              <w:rPr>
                <w:noProof/>
                <w:webHidden/>
              </w:rPr>
              <w:fldChar w:fldCharType="separate"/>
            </w:r>
            <w:r>
              <w:rPr>
                <w:noProof/>
                <w:webHidden/>
              </w:rPr>
              <w:t>74</w:t>
            </w:r>
            <w:r>
              <w:rPr>
                <w:noProof/>
                <w:webHidden/>
              </w:rPr>
              <w:fldChar w:fldCharType="end"/>
            </w:r>
          </w:hyperlink>
        </w:p>
        <w:p w14:paraId="6DE75139" w14:textId="46AEC72B" w:rsidR="00DA24BA" w:rsidRDefault="00DA24BA">
          <w:pPr>
            <w:pStyle w:val="TOC3"/>
            <w:tabs>
              <w:tab w:val="right" w:leader="dot" w:pos="9061"/>
            </w:tabs>
            <w:rPr>
              <w:rFonts w:asciiTheme="minorHAnsi" w:eastAsiaTheme="minorEastAsia" w:hAnsiTheme="minorHAnsi"/>
              <w:noProof/>
              <w:sz w:val="24"/>
              <w:lang w:val="en-US"/>
            </w:rPr>
          </w:pPr>
          <w:hyperlink w:anchor="_Toc230475824" w:history="1">
            <w:r w:rsidRPr="009741EA">
              <w:rPr>
                <w:rStyle w:val="Hyperlink"/>
                <w:noProof/>
              </w:rPr>
              <w:t>4.8.5. Hướng dẫn hệ thống RestChair và lưu game</w:t>
            </w:r>
            <w:r>
              <w:rPr>
                <w:noProof/>
                <w:webHidden/>
              </w:rPr>
              <w:tab/>
            </w:r>
            <w:r>
              <w:rPr>
                <w:noProof/>
                <w:webHidden/>
              </w:rPr>
              <w:fldChar w:fldCharType="begin"/>
            </w:r>
            <w:r>
              <w:rPr>
                <w:noProof/>
                <w:webHidden/>
              </w:rPr>
              <w:instrText xml:space="preserve"> PAGEREF _Toc230475824 \h </w:instrText>
            </w:r>
            <w:r>
              <w:rPr>
                <w:noProof/>
                <w:webHidden/>
              </w:rPr>
            </w:r>
            <w:r>
              <w:rPr>
                <w:noProof/>
                <w:webHidden/>
              </w:rPr>
              <w:fldChar w:fldCharType="separate"/>
            </w:r>
            <w:r>
              <w:rPr>
                <w:noProof/>
                <w:webHidden/>
              </w:rPr>
              <w:t>75</w:t>
            </w:r>
            <w:r>
              <w:rPr>
                <w:noProof/>
                <w:webHidden/>
              </w:rPr>
              <w:fldChar w:fldCharType="end"/>
            </w:r>
          </w:hyperlink>
        </w:p>
        <w:p w14:paraId="5E23EC5E" w14:textId="4CB8FD73" w:rsidR="00DA24BA" w:rsidRDefault="00DA24BA">
          <w:pPr>
            <w:pStyle w:val="TOC3"/>
            <w:tabs>
              <w:tab w:val="right" w:leader="dot" w:pos="9061"/>
            </w:tabs>
            <w:rPr>
              <w:rFonts w:asciiTheme="minorHAnsi" w:eastAsiaTheme="minorEastAsia" w:hAnsiTheme="minorHAnsi"/>
              <w:noProof/>
              <w:sz w:val="24"/>
              <w:lang w:val="en-US"/>
            </w:rPr>
          </w:pPr>
          <w:hyperlink w:anchor="_Toc230475825" w:history="1">
            <w:r w:rsidRPr="009741EA">
              <w:rPr>
                <w:rStyle w:val="Hyperlink"/>
                <w:noProof/>
              </w:rPr>
              <w:t>4.8.6. Lời khuyên cho người mới bắt đầu</w:t>
            </w:r>
            <w:r>
              <w:rPr>
                <w:noProof/>
                <w:webHidden/>
              </w:rPr>
              <w:tab/>
            </w:r>
            <w:r>
              <w:rPr>
                <w:noProof/>
                <w:webHidden/>
              </w:rPr>
              <w:fldChar w:fldCharType="begin"/>
            </w:r>
            <w:r>
              <w:rPr>
                <w:noProof/>
                <w:webHidden/>
              </w:rPr>
              <w:instrText xml:space="preserve"> PAGEREF _Toc230475825 \h </w:instrText>
            </w:r>
            <w:r>
              <w:rPr>
                <w:noProof/>
                <w:webHidden/>
              </w:rPr>
            </w:r>
            <w:r>
              <w:rPr>
                <w:noProof/>
                <w:webHidden/>
              </w:rPr>
              <w:fldChar w:fldCharType="separate"/>
            </w:r>
            <w:r>
              <w:rPr>
                <w:noProof/>
                <w:webHidden/>
              </w:rPr>
              <w:t>76</w:t>
            </w:r>
            <w:r>
              <w:rPr>
                <w:noProof/>
                <w:webHidden/>
              </w:rPr>
              <w:fldChar w:fldCharType="end"/>
            </w:r>
          </w:hyperlink>
        </w:p>
        <w:p w14:paraId="232FCB4F" w14:textId="7D467B71" w:rsidR="00DA24BA" w:rsidRDefault="00DA24BA">
          <w:pPr>
            <w:pStyle w:val="TOC1"/>
            <w:tabs>
              <w:tab w:val="right" w:leader="dot" w:pos="9061"/>
            </w:tabs>
            <w:rPr>
              <w:rFonts w:asciiTheme="minorHAnsi" w:eastAsiaTheme="minorEastAsia" w:hAnsiTheme="minorHAnsi"/>
              <w:noProof/>
              <w:sz w:val="24"/>
              <w:lang w:val="en-US"/>
            </w:rPr>
          </w:pPr>
          <w:hyperlink w:anchor="_Toc230475826" w:history="1">
            <w:r w:rsidRPr="009741EA">
              <w:rPr>
                <w:rStyle w:val="Hyperlink"/>
                <w:noProof/>
              </w:rPr>
              <w:t>KẾT LUẬN VÀ HƯỚNG PHÁT TRIỂN</w:t>
            </w:r>
            <w:r>
              <w:rPr>
                <w:noProof/>
                <w:webHidden/>
              </w:rPr>
              <w:tab/>
            </w:r>
            <w:r>
              <w:rPr>
                <w:noProof/>
                <w:webHidden/>
              </w:rPr>
              <w:fldChar w:fldCharType="begin"/>
            </w:r>
            <w:r>
              <w:rPr>
                <w:noProof/>
                <w:webHidden/>
              </w:rPr>
              <w:instrText xml:space="preserve"> PAGEREF _Toc230475826 \h </w:instrText>
            </w:r>
            <w:r>
              <w:rPr>
                <w:noProof/>
                <w:webHidden/>
              </w:rPr>
            </w:r>
            <w:r>
              <w:rPr>
                <w:noProof/>
                <w:webHidden/>
              </w:rPr>
              <w:fldChar w:fldCharType="separate"/>
            </w:r>
            <w:r>
              <w:rPr>
                <w:noProof/>
                <w:webHidden/>
              </w:rPr>
              <w:t>77</w:t>
            </w:r>
            <w:r>
              <w:rPr>
                <w:noProof/>
                <w:webHidden/>
              </w:rPr>
              <w:fldChar w:fldCharType="end"/>
            </w:r>
          </w:hyperlink>
        </w:p>
        <w:p w14:paraId="7B976485" w14:textId="0E23518E" w:rsidR="00DA24BA" w:rsidRDefault="00DA24BA">
          <w:pPr>
            <w:pStyle w:val="TOC1"/>
            <w:tabs>
              <w:tab w:val="right" w:leader="dot" w:pos="9061"/>
            </w:tabs>
            <w:rPr>
              <w:rFonts w:asciiTheme="minorHAnsi" w:eastAsiaTheme="minorEastAsia" w:hAnsiTheme="minorHAnsi"/>
              <w:noProof/>
              <w:sz w:val="24"/>
              <w:lang w:val="en-US"/>
            </w:rPr>
          </w:pPr>
          <w:hyperlink w:anchor="_Toc230475827" w:history="1">
            <w:r w:rsidRPr="009741EA">
              <w:rPr>
                <w:rStyle w:val="Hyperlink"/>
                <w:noProof/>
              </w:rPr>
              <w:t>TÀI LIỆU THAM KHẢO</w:t>
            </w:r>
            <w:r>
              <w:rPr>
                <w:noProof/>
                <w:webHidden/>
              </w:rPr>
              <w:tab/>
            </w:r>
            <w:r>
              <w:rPr>
                <w:noProof/>
                <w:webHidden/>
              </w:rPr>
              <w:fldChar w:fldCharType="begin"/>
            </w:r>
            <w:r>
              <w:rPr>
                <w:noProof/>
                <w:webHidden/>
              </w:rPr>
              <w:instrText xml:space="preserve"> PAGEREF _Toc230475827 \h </w:instrText>
            </w:r>
            <w:r>
              <w:rPr>
                <w:noProof/>
                <w:webHidden/>
              </w:rPr>
            </w:r>
            <w:r>
              <w:rPr>
                <w:noProof/>
                <w:webHidden/>
              </w:rPr>
              <w:fldChar w:fldCharType="separate"/>
            </w:r>
            <w:r>
              <w:rPr>
                <w:noProof/>
                <w:webHidden/>
              </w:rPr>
              <w:t>80</w:t>
            </w:r>
            <w:r>
              <w:rPr>
                <w:noProof/>
                <w:webHidden/>
              </w:rPr>
              <w:fldChar w:fldCharType="end"/>
            </w:r>
          </w:hyperlink>
        </w:p>
        <w:p w14:paraId="21D1E236" w14:textId="79F845D0" w:rsidR="00750E63" w:rsidRDefault="001F4AA8" w:rsidP="00E05270">
          <w:pPr>
            <w:pStyle w:val="Heading1"/>
            <w:jc w:val="left"/>
          </w:pPr>
          <w:r>
            <w:fldChar w:fldCharType="end"/>
          </w:r>
        </w:p>
      </w:sdtContent>
    </w:sdt>
    <w:p w14:paraId="0694DC07" w14:textId="38DA17DA" w:rsidR="004B5FCF" w:rsidRDefault="004B5FCF" w:rsidP="00E05270">
      <w:pPr>
        <w:pStyle w:val="Heading1"/>
      </w:pPr>
      <w:r>
        <w:br w:type="page"/>
      </w:r>
    </w:p>
    <w:p w14:paraId="4261625D" w14:textId="77777777" w:rsidR="002478AB" w:rsidRDefault="002478AB" w:rsidP="00E05270">
      <w:pPr>
        <w:pStyle w:val="Heading1"/>
      </w:pPr>
      <w:bookmarkStart w:id="3" w:name="_Toc230475712"/>
      <w:r>
        <w:lastRenderedPageBreak/>
        <w:t>DANH MỤC HÌNH ẢNH</w:t>
      </w:r>
      <w:bookmarkEnd w:id="3"/>
    </w:p>
    <w:p w14:paraId="4983C48D" w14:textId="73CCA67F" w:rsidR="00DA24BA" w:rsidRDefault="00750E63">
      <w:pPr>
        <w:pStyle w:val="TableofFigures"/>
        <w:tabs>
          <w:tab w:val="right" w:leader="dot" w:pos="9061"/>
        </w:tabs>
        <w:rPr>
          <w:rFonts w:asciiTheme="minorHAnsi" w:eastAsiaTheme="minorEastAsia" w:hAnsiTheme="minorHAnsi"/>
          <w:noProof/>
          <w:sz w:val="24"/>
          <w:lang w:val="en-US"/>
        </w:rPr>
      </w:pPr>
      <w:r>
        <w:rPr>
          <w:lang w:val="en-US"/>
        </w:rPr>
        <w:fldChar w:fldCharType="begin"/>
      </w:r>
      <w:r>
        <w:rPr>
          <w:lang w:val="en-US"/>
        </w:rPr>
        <w:instrText xml:space="preserve"> TOC \h \z \c "Hình" </w:instrText>
      </w:r>
      <w:r>
        <w:rPr>
          <w:lang w:val="en-US"/>
        </w:rPr>
        <w:fldChar w:fldCharType="separate"/>
      </w:r>
      <w:hyperlink w:anchor="_Toc230475828" w:history="1">
        <w:r w:rsidR="00DA24BA" w:rsidRPr="00217359">
          <w:rPr>
            <w:rStyle w:val="Hyperlink"/>
            <w:noProof/>
          </w:rPr>
          <w:t>Hình</w:t>
        </w:r>
        <w:r w:rsidR="00DA24BA" w:rsidRPr="00217359">
          <w:rPr>
            <w:rStyle w:val="Hyperlink"/>
            <w:noProof/>
            <w:lang w:val="en-US"/>
          </w:rPr>
          <w:t xml:space="preserve"> 1</w:t>
        </w:r>
        <w:r w:rsidR="00DA24BA" w:rsidRPr="00217359">
          <w:rPr>
            <w:rStyle w:val="Hyperlink"/>
            <w:noProof/>
          </w:rPr>
          <w:t>.1</w:t>
        </w:r>
        <w:r w:rsidR="00DA24BA" w:rsidRPr="00217359">
          <w:rPr>
            <w:rStyle w:val="Hyperlink"/>
            <w:iCs/>
            <w:noProof/>
            <w:lang w:val="en-US"/>
          </w:rPr>
          <w:t>: Game Hollow Knight</w:t>
        </w:r>
        <w:r w:rsidR="00DA24BA">
          <w:rPr>
            <w:noProof/>
            <w:webHidden/>
          </w:rPr>
          <w:tab/>
        </w:r>
        <w:r w:rsidR="00DA24BA">
          <w:rPr>
            <w:noProof/>
            <w:webHidden/>
          </w:rPr>
          <w:fldChar w:fldCharType="begin"/>
        </w:r>
        <w:r w:rsidR="00DA24BA">
          <w:rPr>
            <w:noProof/>
            <w:webHidden/>
          </w:rPr>
          <w:instrText xml:space="preserve"> PAGEREF _Toc230475828 \h </w:instrText>
        </w:r>
        <w:r w:rsidR="00DA24BA">
          <w:rPr>
            <w:noProof/>
            <w:webHidden/>
          </w:rPr>
        </w:r>
        <w:r w:rsidR="00DA24BA">
          <w:rPr>
            <w:noProof/>
            <w:webHidden/>
          </w:rPr>
          <w:fldChar w:fldCharType="separate"/>
        </w:r>
        <w:r w:rsidR="00DA24BA">
          <w:rPr>
            <w:noProof/>
            <w:webHidden/>
          </w:rPr>
          <w:t>4</w:t>
        </w:r>
        <w:r w:rsidR="00DA24BA">
          <w:rPr>
            <w:noProof/>
            <w:webHidden/>
          </w:rPr>
          <w:fldChar w:fldCharType="end"/>
        </w:r>
      </w:hyperlink>
    </w:p>
    <w:p w14:paraId="5F184397" w14:textId="0F0A28BE" w:rsidR="00DA24BA" w:rsidRDefault="00DA24BA">
      <w:pPr>
        <w:pStyle w:val="TableofFigures"/>
        <w:tabs>
          <w:tab w:val="right" w:leader="dot" w:pos="9061"/>
        </w:tabs>
        <w:rPr>
          <w:rFonts w:asciiTheme="minorHAnsi" w:eastAsiaTheme="minorEastAsia" w:hAnsiTheme="minorHAnsi"/>
          <w:noProof/>
          <w:sz w:val="24"/>
          <w:lang w:val="en-US"/>
        </w:rPr>
      </w:pPr>
      <w:hyperlink w:anchor="_Toc230475829" w:history="1">
        <w:r w:rsidRPr="00217359">
          <w:rPr>
            <w:rStyle w:val="Hyperlink"/>
            <w:noProof/>
          </w:rPr>
          <w:t>Hình</w:t>
        </w:r>
        <w:r w:rsidRPr="00217359">
          <w:rPr>
            <w:rStyle w:val="Hyperlink"/>
            <w:noProof/>
            <w:lang w:val="en-US"/>
          </w:rPr>
          <w:t xml:space="preserve"> 1</w:t>
        </w:r>
        <w:r w:rsidRPr="00217359">
          <w:rPr>
            <w:rStyle w:val="Hyperlink"/>
            <w:noProof/>
          </w:rPr>
          <w:t>.2</w:t>
        </w:r>
        <w:r w:rsidRPr="00217359">
          <w:rPr>
            <w:rStyle w:val="Hyperlink"/>
            <w:noProof/>
            <w:lang w:val="en-US"/>
          </w:rPr>
          <w:t xml:space="preserve">: </w:t>
        </w:r>
        <w:r w:rsidRPr="00217359">
          <w:rPr>
            <w:rStyle w:val="Hyperlink"/>
            <w:noProof/>
          </w:rPr>
          <w:t>Ảnh giao diện Unity Editor</w:t>
        </w:r>
        <w:r>
          <w:rPr>
            <w:noProof/>
            <w:webHidden/>
          </w:rPr>
          <w:tab/>
        </w:r>
        <w:r>
          <w:rPr>
            <w:noProof/>
            <w:webHidden/>
          </w:rPr>
          <w:fldChar w:fldCharType="begin"/>
        </w:r>
        <w:r>
          <w:rPr>
            <w:noProof/>
            <w:webHidden/>
          </w:rPr>
          <w:instrText xml:space="preserve"> PAGEREF _Toc230475829 \h </w:instrText>
        </w:r>
        <w:r>
          <w:rPr>
            <w:noProof/>
            <w:webHidden/>
          </w:rPr>
        </w:r>
        <w:r>
          <w:rPr>
            <w:noProof/>
            <w:webHidden/>
          </w:rPr>
          <w:fldChar w:fldCharType="separate"/>
        </w:r>
        <w:r>
          <w:rPr>
            <w:noProof/>
            <w:webHidden/>
          </w:rPr>
          <w:t>6</w:t>
        </w:r>
        <w:r>
          <w:rPr>
            <w:noProof/>
            <w:webHidden/>
          </w:rPr>
          <w:fldChar w:fldCharType="end"/>
        </w:r>
      </w:hyperlink>
    </w:p>
    <w:p w14:paraId="40E5E70D" w14:textId="3E7CE8E2" w:rsidR="00DA24BA" w:rsidRDefault="00DA24BA">
      <w:pPr>
        <w:pStyle w:val="TableofFigures"/>
        <w:tabs>
          <w:tab w:val="right" w:leader="dot" w:pos="9061"/>
        </w:tabs>
        <w:rPr>
          <w:rFonts w:asciiTheme="minorHAnsi" w:eastAsiaTheme="minorEastAsia" w:hAnsiTheme="minorHAnsi"/>
          <w:noProof/>
          <w:sz w:val="24"/>
          <w:lang w:val="en-US"/>
        </w:rPr>
      </w:pPr>
      <w:hyperlink w:anchor="_Toc230475830" w:history="1">
        <w:r w:rsidRPr="00217359">
          <w:rPr>
            <w:rStyle w:val="Hyperlink"/>
            <w:noProof/>
          </w:rPr>
          <w:t>Hình</w:t>
        </w:r>
        <w:r w:rsidRPr="00217359">
          <w:rPr>
            <w:rStyle w:val="Hyperlink"/>
            <w:noProof/>
            <w:lang w:val="en-US"/>
          </w:rPr>
          <w:t xml:space="preserve"> 1</w:t>
        </w:r>
        <w:r w:rsidRPr="00217359">
          <w:rPr>
            <w:rStyle w:val="Hyperlink"/>
            <w:noProof/>
          </w:rPr>
          <w:t>.3: Ảnh Tilemap đang được thiết kế trong Unity Editor</w:t>
        </w:r>
        <w:r>
          <w:rPr>
            <w:noProof/>
            <w:webHidden/>
          </w:rPr>
          <w:tab/>
        </w:r>
        <w:r>
          <w:rPr>
            <w:noProof/>
            <w:webHidden/>
          </w:rPr>
          <w:fldChar w:fldCharType="begin"/>
        </w:r>
        <w:r>
          <w:rPr>
            <w:noProof/>
            <w:webHidden/>
          </w:rPr>
          <w:instrText xml:space="preserve"> PAGEREF _Toc230475830 \h </w:instrText>
        </w:r>
        <w:r>
          <w:rPr>
            <w:noProof/>
            <w:webHidden/>
          </w:rPr>
        </w:r>
        <w:r>
          <w:rPr>
            <w:noProof/>
            <w:webHidden/>
          </w:rPr>
          <w:fldChar w:fldCharType="separate"/>
        </w:r>
        <w:r>
          <w:rPr>
            <w:noProof/>
            <w:webHidden/>
          </w:rPr>
          <w:t>8</w:t>
        </w:r>
        <w:r>
          <w:rPr>
            <w:noProof/>
            <w:webHidden/>
          </w:rPr>
          <w:fldChar w:fldCharType="end"/>
        </w:r>
      </w:hyperlink>
    </w:p>
    <w:p w14:paraId="4EDDA67A" w14:textId="4B87DCE2" w:rsidR="00DA24BA" w:rsidRDefault="00DA24BA">
      <w:pPr>
        <w:pStyle w:val="TableofFigures"/>
        <w:tabs>
          <w:tab w:val="right" w:leader="dot" w:pos="9061"/>
        </w:tabs>
        <w:rPr>
          <w:rFonts w:asciiTheme="minorHAnsi" w:eastAsiaTheme="minorEastAsia" w:hAnsiTheme="minorHAnsi"/>
          <w:noProof/>
          <w:sz w:val="24"/>
          <w:lang w:val="en-US"/>
        </w:rPr>
      </w:pPr>
      <w:hyperlink w:anchor="_Toc230475831" w:history="1">
        <w:r w:rsidRPr="00217359">
          <w:rPr>
            <w:rStyle w:val="Hyperlink"/>
            <w:noProof/>
          </w:rPr>
          <w:t>Hình</w:t>
        </w:r>
        <w:r w:rsidRPr="00217359">
          <w:rPr>
            <w:rStyle w:val="Hyperlink"/>
            <w:noProof/>
            <w:lang w:val="en-US"/>
          </w:rPr>
          <w:t xml:space="preserve"> 1</w:t>
        </w:r>
        <w:r w:rsidRPr="00217359">
          <w:rPr>
            <w:rStyle w:val="Hyperlink"/>
            <w:noProof/>
          </w:rPr>
          <w:t>.4</w:t>
        </w:r>
        <w:r w:rsidRPr="00217359">
          <w:rPr>
            <w:rStyle w:val="Hyperlink"/>
            <w:noProof/>
            <w:lang w:val="en-US"/>
          </w:rPr>
          <w:t xml:space="preserve">: </w:t>
        </w:r>
        <w:r w:rsidRPr="00217359">
          <w:rPr>
            <w:rStyle w:val="Hyperlink"/>
            <w:noProof/>
          </w:rPr>
          <w:t>Ảnh Animator Controller đang mở trong Unity</w:t>
        </w:r>
        <w:r>
          <w:rPr>
            <w:noProof/>
            <w:webHidden/>
          </w:rPr>
          <w:tab/>
        </w:r>
        <w:r>
          <w:rPr>
            <w:noProof/>
            <w:webHidden/>
          </w:rPr>
          <w:fldChar w:fldCharType="begin"/>
        </w:r>
        <w:r>
          <w:rPr>
            <w:noProof/>
            <w:webHidden/>
          </w:rPr>
          <w:instrText xml:space="preserve"> PAGEREF _Toc230475831 \h </w:instrText>
        </w:r>
        <w:r>
          <w:rPr>
            <w:noProof/>
            <w:webHidden/>
          </w:rPr>
        </w:r>
        <w:r>
          <w:rPr>
            <w:noProof/>
            <w:webHidden/>
          </w:rPr>
          <w:fldChar w:fldCharType="separate"/>
        </w:r>
        <w:r>
          <w:rPr>
            <w:noProof/>
            <w:webHidden/>
          </w:rPr>
          <w:t>9</w:t>
        </w:r>
        <w:r>
          <w:rPr>
            <w:noProof/>
            <w:webHidden/>
          </w:rPr>
          <w:fldChar w:fldCharType="end"/>
        </w:r>
      </w:hyperlink>
    </w:p>
    <w:p w14:paraId="28487E79" w14:textId="2AEF34C4" w:rsidR="00DA24BA" w:rsidRDefault="00DA24BA">
      <w:pPr>
        <w:pStyle w:val="TableofFigures"/>
        <w:tabs>
          <w:tab w:val="right" w:leader="dot" w:pos="9061"/>
        </w:tabs>
        <w:rPr>
          <w:rFonts w:asciiTheme="minorHAnsi" w:eastAsiaTheme="minorEastAsia" w:hAnsiTheme="minorHAnsi"/>
          <w:noProof/>
          <w:sz w:val="24"/>
          <w:lang w:val="en-US"/>
        </w:rPr>
      </w:pPr>
      <w:hyperlink w:anchor="_Toc230475832" w:history="1">
        <w:r w:rsidRPr="00217359">
          <w:rPr>
            <w:rStyle w:val="Hyperlink"/>
            <w:noProof/>
          </w:rPr>
          <w:t>Hình</w:t>
        </w:r>
        <w:r w:rsidRPr="00217359">
          <w:rPr>
            <w:rStyle w:val="Hyperlink"/>
            <w:noProof/>
            <w:lang w:val="en-US"/>
          </w:rPr>
          <w:t xml:space="preserve"> 1</w:t>
        </w:r>
        <w:r w:rsidRPr="00217359">
          <w:rPr>
            <w:rStyle w:val="Hyperlink"/>
            <w:noProof/>
          </w:rPr>
          <w:t>.5</w:t>
        </w:r>
        <w:r w:rsidRPr="00217359">
          <w:rPr>
            <w:rStyle w:val="Hyperlink"/>
            <w:noProof/>
            <w:lang w:val="en-US"/>
          </w:rPr>
          <w:t xml:space="preserve">: </w:t>
        </w:r>
        <w:r w:rsidRPr="00217359">
          <w:rPr>
            <w:rStyle w:val="Hyperlink"/>
            <w:noProof/>
          </w:rPr>
          <w:t>Ảnh Inspector của Player prefab thấy Rigidbody2D + Collider2D</w:t>
        </w:r>
        <w:r>
          <w:rPr>
            <w:noProof/>
            <w:webHidden/>
          </w:rPr>
          <w:tab/>
        </w:r>
        <w:r>
          <w:rPr>
            <w:noProof/>
            <w:webHidden/>
          </w:rPr>
          <w:fldChar w:fldCharType="begin"/>
        </w:r>
        <w:r>
          <w:rPr>
            <w:noProof/>
            <w:webHidden/>
          </w:rPr>
          <w:instrText xml:space="preserve"> PAGEREF _Toc230475832 \h </w:instrText>
        </w:r>
        <w:r>
          <w:rPr>
            <w:noProof/>
            <w:webHidden/>
          </w:rPr>
        </w:r>
        <w:r>
          <w:rPr>
            <w:noProof/>
            <w:webHidden/>
          </w:rPr>
          <w:fldChar w:fldCharType="separate"/>
        </w:r>
        <w:r>
          <w:rPr>
            <w:noProof/>
            <w:webHidden/>
          </w:rPr>
          <w:t>12</w:t>
        </w:r>
        <w:r>
          <w:rPr>
            <w:noProof/>
            <w:webHidden/>
          </w:rPr>
          <w:fldChar w:fldCharType="end"/>
        </w:r>
      </w:hyperlink>
    </w:p>
    <w:p w14:paraId="0028ADDF" w14:textId="561B02AE" w:rsidR="00DA24BA" w:rsidRDefault="00DA24BA">
      <w:pPr>
        <w:pStyle w:val="TableofFigures"/>
        <w:tabs>
          <w:tab w:val="right" w:leader="dot" w:pos="9061"/>
        </w:tabs>
        <w:rPr>
          <w:rFonts w:asciiTheme="minorHAnsi" w:eastAsiaTheme="minorEastAsia" w:hAnsiTheme="minorHAnsi"/>
          <w:noProof/>
          <w:sz w:val="24"/>
          <w:lang w:val="en-US"/>
        </w:rPr>
      </w:pPr>
      <w:hyperlink w:anchor="_Toc230475833" w:history="1">
        <w:r w:rsidRPr="00217359">
          <w:rPr>
            <w:rStyle w:val="Hyperlink"/>
            <w:noProof/>
          </w:rPr>
          <w:t>Hình</w:t>
        </w:r>
        <w:r w:rsidRPr="00217359">
          <w:rPr>
            <w:rStyle w:val="Hyperlink"/>
            <w:noProof/>
            <w:lang w:val="en-US"/>
          </w:rPr>
          <w:t xml:space="preserve"> 2</w:t>
        </w:r>
        <w:r w:rsidRPr="00217359">
          <w:rPr>
            <w:rStyle w:val="Hyperlink"/>
            <w:noProof/>
          </w:rPr>
          <w:t>.1</w:t>
        </w:r>
        <w:r w:rsidRPr="00217359">
          <w:rPr>
            <w:rStyle w:val="Hyperlink"/>
            <w:noProof/>
            <w:lang w:val="en-US"/>
          </w:rPr>
          <w:t xml:space="preserve">: </w:t>
        </w:r>
        <w:r w:rsidRPr="00217359">
          <w:rPr>
            <w:rStyle w:val="Hyperlink"/>
            <w:noProof/>
          </w:rPr>
          <w:t>Ảnh gameplay thực tế</w:t>
        </w:r>
        <w:r>
          <w:rPr>
            <w:noProof/>
            <w:webHidden/>
          </w:rPr>
          <w:tab/>
        </w:r>
        <w:r>
          <w:rPr>
            <w:noProof/>
            <w:webHidden/>
          </w:rPr>
          <w:fldChar w:fldCharType="begin"/>
        </w:r>
        <w:r>
          <w:rPr>
            <w:noProof/>
            <w:webHidden/>
          </w:rPr>
          <w:instrText xml:space="preserve"> PAGEREF _Toc230475833 \h </w:instrText>
        </w:r>
        <w:r>
          <w:rPr>
            <w:noProof/>
            <w:webHidden/>
          </w:rPr>
        </w:r>
        <w:r>
          <w:rPr>
            <w:noProof/>
            <w:webHidden/>
          </w:rPr>
          <w:fldChar w:fldCharType="separate"/>
        </w:r>
        <w:r>
          <w:rPr>
            <w:noProof/>
            <w:webHidden/>
          </w:rPr>
          <w:t>16</w:t>
        </w:r>
        <w:r>
          <w:rPr>
            <w:noProof/>
            <w:webHidden/>
          </w:rPr>
          <w:fldChar w:fldCharType="end"/>
        </w:r>
      </w:hyperlink>
    </w:p>
    <w:p w14:paraId="33A2E32F" w14:textId="4A70FF7D" w:rsidR="00DA24BA" w:rsidRDefault="00DA24BA">
      <w:pPr>
        <w:pStyle w:val="TableofFigures"/>
        <w:tabs>
          <w:tab w:val="right" w:leader="dot" w:pos="9061"/>
        </w:tabs>
        <w:rPr>
          <w:rFonts w:asciiTheme="minorHAnsi" w:eastAsiaTheme="minorEastAsia" w:hAnsiTheme="minorHAnsi"/>
          <w:noProof/>
          <w:sz w:val="24"/>
          <w:lang w:val="en-US"/>
        </w:rPr>
      </w:pPr>
      <w:hyperlink w:anchor="_Toc230475834" w:history="1">
        <w:r w:rsidRPr="00217359">
          <w:rPr>
            <w:rStyle w:val="Hyperlink"/>
            <w:noProof/>
          </w:rPr>
          <w:t>Hình</w:t>
        </w:r>
        <w:r w:rsidRPr="00217359">
          <w:rPr>
            <w:rStyle w:val="Hyperlink"/>
            <w:noProof/>
            <w:lang w:val="en-US"/>
          </w:rPr>
          <w:t xml:space="preserve"> 2</w:t>
        </w:r>
        <w:r w:rsidRPr="00217359">
          <w:rPr>
            <w:rStyle w:val="Hyperlink"/>
            <w:noProof/>
          </w:rPr>
          <w:t>.2:</w:t>
        </w:r>
        <w:r w:rsidRPr="00217359">
          <w:rPr>
            <w:rStyle w:val="Hyperlink"/>
            <w:noProof/>
            <w:lang w:val="en-US"/>
          </w:rPr>
          <w:t xml:space="preserve"> </w:t>
        </w:r>
        <w:r w:rsidRPr="00217359">
          <w:rPr>
            <w:rStyle w:val="Hyperlink"/>
            <w:noProof/>
          </w:rPr>
          <w:t>Ảnh chụp các kẻ địch trong game</w:t>
        </w:r>
        <w:r>
          <w:rPr>
            <w:noProof/>
            <w:webHidden/>
          </w:rPr>
          <w:tab/>
        </w:r>
        <w:r>
          <w:rPr>
            <w:noProof/>
            <w:webHidden/>
          </w:rPr>
          <w:fldChar w:fldCharType="begin"/>
        </w:r>
        <w:r>
          <w:rPr>
            <w:noProof/>
            <w:webHidden/>
          </w:rPr>
          <w:instrText xml:space="preserve"> PAGEREF _Toc230475834 \h </w:instrText>
        </w:r>
        <w:r>
          <w:rPr>
            <w:noProof/>
            <w:webHidden/>
          </w:rPr>
        </w:r>
        <w:r>
          <w:rPr>
            <w:noProof/>
            <w:webHidden/>
          </w:rPr>
          <w:fldChar w:fldCharType="separate"/>
        </w:r>
        <w:r>
          <w:rPr>
            <w:noProof/>
            <w:webHidden/>
          </w:rPr>
          <w:t>23</w:t>
        </w:r>
        <w:r>
          <w:rPr>
            <w:noProof/>
            <w:webHidden/>
          </w:rPr>
          <w:fldChar w:fldCharType="end"/>
        </w:r>
      </w:hyperlink>
    </w:p>
    <w:p w14:paraId="0AF24B22" w14:textId="445E2FCB" w:rsidR="00DA24BA" w:rsidRDefault="00DA24BA">
      <w:pPr>
        <w:pStyle w:val="TableofFigures"/>
        <w:tabs>
          <w:tab w:val="right" w:leader="dot" w:pos="9061"/>
        </w:tabs>
        <w:rPr>
          <w:rFonts w:asciiTheme="minorHAnsi" w:eastAsiaTheme="minorEastAsia" w:hAnsiTheme="minorHAnsi"/>
          <w:noProof/>
          <w:sz w:val="24"/>
          <w:lang w:val="en-US"/>
        </w:rPr>
      </w:pPr>
      <w:hyperlink w:anchor="_Toc230475835" w:history="1">
        <w:r w:rsidRPr="00217359">
          <w:rPr>
            <w:rStyle w:val="Hyperlink"/>
            <w:noProof/>
          </w:rPr>
          <w:t>Hình</w:t>
        </w:r>
        <w:r w:rsidRPr="00217359">
          <w:rPr>
            <w:rStyle w:val="Hyperlink"/>
            <w:noProof/>
            <w:lang w:val="en-US"/>
          </w:rPr>
          <w:t xml:space="preserve"> 3</w:t>
        </w:r>
        <w:r w:rsidRPr="00217359">
          <w:rPr>
            <w:rStyle w:val="Hyperlink"/>
            <w:noProof/>
          </w:rPr>
          <w:t>.1</w:t>
        </w:r>
        <w:r w:rsidRPr="00217359">
          <w:rPr>
            <w:rStyle w:val="Hyperlink"/>
            <w:noProof/>
            <w:lang w:val="en-US"/>
          </w:rPr>
          <w:t>: Sơ đồ tổng quan kiến trúc Additive Scene Loading</w:t>
        </w:r>
        <w:r>
          <w:rPr>
            <w:noProof/>
            <w:webHidden/>
          </w:rPr>
          <w:tab/>
        </w:r>
        <w:r>
          <w:rPr>
            <w:noProof/>
            <w:webHidden/>
          </w:rPr>
          <w:fldChar w:fldCharType="begin"/>
        </w:r>
        <w:r>
          <w:rPr>
            <w:noProof/>
            <w:webHidden/>
          </w:rPr>
          <w:instrText xml:space="preserve"> PAGEREF _Toc230475835 \h </w:instrText>
        </w:r>
        <w:r>
          <w:rPr>
            <w:noProof/>
            <w:webHidden/>
          </w:rPr>
        </w:r>
        <w:r>
          <w:rPr>
            <w:noProof/>
            <w:webHidden/>
          </w:rPr>
          <w:fldChar w:fldCharType="separate"/>
        </w:r>
        <w:r>
          <w:rPr>
            <w:noProof/>
            <w:webHidden/>
          </w:rPr>
          <w:t>27</w:t>
        </w:r>
        <w:r>
          <w:rPr>
            <w:noProof/>
            <w:webHidden/>
          </w:rPr>
          <w:fldChar w:fldCharType="end"/>
        </w:r>
      </w:hyperlink>
    </w:p>
    <w:p w14:paraId="0C391D0A" w14:textId="2FB92D67" w:rsidR="00DA24BA" w:rsidRDefault="00DA24BA">
      <w:pPr>
        <w:pStyle w:val="TableofFigures"/>
        <w:tabs>
          <w:tab w:val="right" w:leader="dot" w:pos="9061"/>
        </w:tabs>
        <w:rPr>
          <w:rFonts w:asciiTheme="minorHAnsi" w:eastAsiaTheme="minorEastAsia" w:hAnsiTheme="minorHAnsi"/>
          <w:noProof/>
          <w:sz w:val="24"/>
          <w:lang w:val="en-US"/>
        </w:rPr>
      </w:pPr>
      <w:hyperlink w:anchor="_Toc230475836" w:history="1">
        <w:r w:rsidRPr="00217359">
          <w:rPr>
            <w:rStyle w:val="Hyperlink"/>
            <w:noProof/>
          </w:rPr>
          <w:t>Hình</w:t>
        </w:r>
        <w:r w:rsidRPr="00217359">
          <w:rPr>
            <w:rStyle w:val="Hyperlink"/>
            <w:noProof/>
            <w:lang w:val="en-US"/>
          </w:rPr>
          <w:t xml:space="preserve"> 3</w:t>
        </w:r>
        <w:r w:rsidRPr="00217359">
          <w:rPr>
            <w:rStyle w:val="Hyperlink"/>
            <w:noProof/>
          </w:rPr>
          <w:t>.2</w:t>
        </w:r>
        <w:r w:rsidRPr="00217359">
          <w:rPr>
            <w:rStyle w:val="Hyperlink"/>
            <w:noProof/>
            <w:lang w:val="en-US"/>
          </w:rPr>
          <w:t>: Sơ đồ quan hệ giữa các module</w:t>
        </w:r>
        <w:r>
          <w:rPr>
            <w:noProof/>
            <w:webHidden/>
          </w:rPr>
          <w:tab/>
        </w:r>
        <w:r>
          <w:rPr>
            <w:noProof/>
            <w:webHidden/>
          </w:rPr>
          <w:fldChar w:fldCharType="begin"/>
        </w:r>
        <w:r>
          <w:rPr>
            <w:noProof/>
            <w:webHidden/>
          </w:rPr>
          <w:instrText xml:space="preserve"> PAGEREF _Toc230475836 \h </w:instrText>
        </w:r>
        <w:r>
          <w:rPr>
            <w:noProof/>
            <w:webHidden/>
          </w:rPr>
        </w:r>
        <w:r>
          <w:rPr>
            <w:noProof/>
            <w:webHidden/>
          </w:rPr>
          <w:fldChar w:fldCharType="separate"/>
        </w:r>
        <w:r>
          <w:rPr>
            <w:noProof/>
            <w:webHidden/>
          </w:rPr>
          <w:t>28</w:t>
        </w:r>
        <w:r>
          <w:rPr>
            <w:noProof/>
            <w:webHidden/>
          </w:rPr>
          <w:fldChar w:fldCharType="end"/>
        </w:r>
      </w:hyperlink>
    </w:p>
    <w:p w14:paraId="061BB944" w14:textId="694F09F5" w:rsidR="00DA24BA" w:rsidRDefault="00DA24BA">
      <w:pPr>
        <w:pStyle w:val="TableofFigures"/>
        <w:tabs>
          <w:tab w:val="right" w:leader="dot" w:pos="9061"/>
        </w:tabs>
        <w:rPr>
          <w:rFonts w:asciiTheme="minorHAnsi" w:eastAsiaTheme="minorEastAsia" w:hAnsiTheme="minorHAnsi"/>
          <w:noProof/>
          <w:sz w:val="24"/>
          <w:lang w:val="en-US"/>
        </w:rPr>
      </w:pPr>
      <w:hyperlink w:anchor="_Toc230475837" w:history="1">
        <w:r w:rsidRPr="00217359">
          <w:rPr>
            <w:rStyle w:val="Hyperlink"/>
            <w:noProof/>
          </w:rPr>
          <w:t>Hình</w:t>
        </w:r>
        <w:r w:rsidRPr="00217359">
          <w:rPr>
            <w:rStyle w:val="Hyperlink"/>
            <w:noProof/>
            <w:lang w:val="en-US"/>
          </w:rPr>
          <w:t xml:space="preserve"> 3</w:t>
        </w:r>
        <w:r w:rsidRPr="00217359">
          <w:rPr>
            <w:rStyle w:val="Hyperlink"/>
            <w:noProof/>
          </w:rPr>
          <w:t>.3</w:t>
        </w:r>
        <w:r w:rsidRPr="00217359">
          <w:rPr>
            <w:rStyle w:val="Hyperlink"/>
            <w:noProof/>
            <w:lang w:val="en-US"/>
          </w:rPr>
          <w:t>: Ảnh chụp cấu trúc thư mục Assets trong Unity Editor</w:t>
        </w:r>
        <w:r>
          <w:rPr>
            <w:noProof/>
            <w:webHidden/>
          </w:rPr>
          <w:tab/>
        </w:r>
        <w:r>
          <w:rPr>
            <w:noProof/>
            <w:webHidden/>
          </w:rPr>
          <w:fldChar w:fldCharType="begin"/>
        </w:r>
        <w:r>
          <w:rPr>
            <w:noProof/>
            <w:webHidden/>
          </w:rPr>
          <w:instrText xml:space="preserve"> PAGEREF _Toc230475837 \h </w:instrText>
        </w:r>
        <w:r>
          <w:rPr>
            <w:noProof/>
            <w:webHidden/>
          </w:rPr>
        </w:r>
        <w:r>
          <w:rPr>
            <w:noProof/>
            <w:webHidden/>
          </w:rPr>
          <w:fldChar w:fldCharType="separate"/>
        </w:r>
        <w:r>
          <w:rPr>
            <w:noProof/>
            <w:webHidden/>
          </w:rPr>
          <w:t>30</w:t>
        </w:r>
        <w:r>
          <w:rPr>
            <w:noProof/>
            <w:webHidden/>
          </w:rPr>
          <w:fldChar w:fldCharType="end"/>
        </w:r>
      </w:hyperlink>
    </w:p>
    <w:p w14:paraId="709F14C1" w14:textId="18C87F8E" w:rsidR="00DA24BA" w:rsidRDefault="00DA24BA">
      <w:pPr>
        <w:pStyle w:val="TableofFigures"/>
        <w:tabs>
          <w:tab w:val="right" w:leader="dot" w:pos="9061"/>
        </w:tabs>
        <w:rPr>
          <w:rFonts w:asciiTheme="minorHAnsi" w:eastAsiaTheme="minorEastAsia" w:hAnsiTheme="minorHAnsi"/>
          <w:noProof/>
          <w:sz w:val="24"/>
          <w:lang w:val="en-US"/>
        </w:rPr>
      </w:pPr>
      <w:hyperlink w:anchor="_Toc230475838" w:history="1">
        <w:r w:rsidRPr="00217359">
          <w:rPr>
            <w:rStyle w:val="Hyperlink"/>
            <w:noProof/>
          </w:rPr>
          <w:t>Hình</w:t>
        </w:r>
        <w:r w:rsidRPr="00217359">
          <w:rPr>
            <w:rStyle w:val="Hyperlink"/>
            <w:noProof/>
            <w:lang w:val="en-US"/>
          </w:rPr>
          <w:t xml:space="preserve"> 3</w:t>
        </w:r>
        <w:r w:rsidRPr="00217359">
          <w:rPr>
            <w:rStyle w:val="Hyperlink"/>
            <w:noProof/>
          </w:rPr>
          <w:t>.4</w:t>
        </w:r>
        <w:r w:rsidRPr="00217359">
          <w:rPr>
            <w:rStyle w:val="Hyperlink"/>
            <w:noProof/>
            <w:lang w:val="en-US"/>
          </w:rPr>
          <w:t>: Cấu trúc folder Player trong Unity Editor</w:t>
        </w:r>
        <w:r>
          <w:rPr>
            <w:noProof/>
            <w:webHidden/>
          </w:rPr>
          <w:tab/>
        </w:r>
        <w:r>
          <w:rPr>
            <w:noProof/>
            <w:webHidden/>
          </w:rPr>
          <w:fldChar w:fldCharType="begin"/>
        </w:r>
        <w:r>
          <w:rPr>
            <w:noProof/>
            <w:webHidden/>
          </w:rPr>
          <w:instrText xml:space="preserve"> PAGEREF _Toc230475838 \h </w:instrText>
        </w:r>
        <w:r>
          <w:rPr>
            <w:noProof/>
            <w:webHidden/>
          </w:rPr>
        </w:r>
        <w:r>
          <w:rPr>
            <w:noProof/>
            <w:webHidden/>
          </w:rPr>
          <w:fldChar w:fldCharType="separate"/>
        </w:r>
        <w:r>
          <w:rPr>
            <w:noProof/>
            <w:webHidden/>
          </w:rPr>
          <w:t>31</w:t>
        </w:r>
        <w:r>
          <w:rPr>
            <w:noProof/>
            <w:webHidden/>
          </w:rPr>
          <w:fldChar w:fldCharType="end"/>
        </w:r>
      </w:hyperlink>
    </w:p>
    <w:p w14:paraId="21EC3304" w14:textId="4005C465" w:rsidR="00DA24BA" w:rsidRDefault="00DA24BA">
      <w:pPr>
        <w:pStyle w:val="TableofFigures"/>
        <w:tabs>
          <w:tab w:val="right" w:leader="dot" w:pos="9061"/>
        </w:tabs>
        <w:rPr>
          <w:rFonts w:asciiTheme="minorHAnsi" w:eastAsiaTheme="minorEastAsia" w:hAnsiTheme="minorHAnsi"/>
          <w:noProof/>
          <w:sz w:val="24"/>
          <w:lang w:val="en-US"/>
        </w:rPr>
      </w:pPr>
      <w:hyperlink w:anchor="_Toc230475839" w:history="1">
        <w:r w:rsidRPr="00217359">
          <w:rPr>
            <w:rStyle w:val="Hyperlink"/>
            <w:noProof/>
          </w:rPr>
          <w:t>Hình</w:t>
        </w:r>
        <w:r w:rsidRPr="00217359">
          <w:rPr>
            <w:rStyle w:val="Hyperlink"/>
            <w:noProof/>
            <w:lang w:val="en-US"/>
          </w:rPr>
          <w:t xml:space="preserve"> 3</w:t>
        </w:r>
        <w:r w:rsidRPr="00217359">
          <w:rPr>
            <w:rStyle w:val="Hyperlink"/>
            <w:noProof/>
          </w:rPr>
          <w:t>.5</w:t>
        </w:r>
        <w:r w:rsidRPr="00217359">
          <w:rPr>
            <w:rStyle w:val="Hyperlink"/>
            <w:noProof/>
            <w:lang w:val="en-US"/>
          </w:rPr>
          <w:t>: Cấu hình InputMaster trong Unity New Input System</w:t>
        </w:r>
        <w:r>
          <w:rPr>
            <w:noProof/>
            <w:webHidden/>
          </w:rPr>
          <w:tab/>
        </w:r>
        <w:r>
          <w:rPr>
            <w:noProof/>
            <w:webHidden/>
          </w:rPr>
          <w:fldChar w:fldCharType="begin"/>
        </w:r>
        <w:r>
          <w:rPr>
            <w:noProof/>
            <w:webHidden/>
          </w:rPr>
          <w:instrText xml:space="preserve"> PAGEREF _Toc230475839 \h </w:instrText>
        </w:r>
        <w:r>
          <w:rPr>
            <w:noProof/>
            <w:webHidden/>
          </w:rPr>
        </w:r>
        <w:r>
          <w:rPr>
            <w:noProof/>
            <w:webHidden/>
          </w:rPr>
          <w:fldChar w:fldCharType="separate"/>
        </w:r>
        <w:r>
          <w:rPr>
            <w:noProof/>
            <w:webHidden/>
          </w:rPr>
          <w:t>32</w:t>
        </w:r>
        <w:r>
          <w:rPr>
            <w:noProof/>
            <w:webHidden/>
          </w:rPr>
          <w:fldChar w:fldCharType="end"/>
        </w:r>
      </w:hyperlink>
    </w:p>
    <w:p w14:paraId="7D6DE083" w14:textId="5EC9193F" w:rsidR="00DA24BA" w:rsidRDefault="00DA24BA">
      <w:pPr>
        <w:pStyle w:val="TableofFigures"/>
        <w:tabs>
          <w:tab w:val="right" w:leader="dot" w:pos="9061"/>
        </w:tabs>
        <w:rPr>
          <w:rFonts w:asciiTheme="minorHAnsi" w:eastAsiaTheme="minorEastAsia" w:hAnsiTheme="minorHAnsi"/>
          <w:noProof/>
          <w:sz w:val="24"/>
          <w:lang w:val="en-US"/>
        </w:rPr>
      </w:pPr>
      <w:hyperlink w:anchor="_Toc230475840" w:history="1">
        <w:r w:rsidRPr="00217359">
          <w:rPr>
            <w:rStyle w:val="Hyperlink"/>
            <w:noProof/>
          </w:rPr>
          <w:t>Hình</w:t>
        </w:r>
        <w:r w:rsidRPr="00217359">
          <w:rPr>
            <w:rStyle w:val="Hyperlink"/>
            <w:noProof/>
            <w:lang w:val="en-US"/>
          </w:rPr>
          <w:t xml:space="preserve"> 3</w:t>
        </w:r>
        <w:r w:rsidRPr="00217359">
          <w:rPr>
            <w:rStyle w:val="Hyperlink"/>
            <w:noProof/>
          </w:rPr>
          <w:t>.6</w:t>
        </w:r>
        <w:r w:rsidRPr="00217359">
          <w:rPr>
            <w:rStyle w:val="Hyperlink"/>
            <w:noProof/>
            <w:lang w:val="en-US"/>
          </w:rPr>
          <w:t>: Animator State Machine của nhân vật chính</w:t>
        </w:r>
        <w:r>
          <w:rPr>
            <w:noProof/>
            <w:webHidden/>
          </w:rPr>
          <w:tab/>
        </w:r>
        <w:r>
          <w:rPr>
            <w:noProof/>
            <w:webHidden/>
          </w:rPr>
          <w:fldChar w:fldCharType="begin"/>
        </w:r>
        <w:r>
          <w:rPr>
            <w:noProof/>
            <w:webHidden/>
          </w:rPr>
          <w:instrText xml:space="preserve"> PAGEREF _Toc230475840 \h </w:instrText>
        </w:r>
        <w:r>
          <w:rPr>
            <w:noProof/>
            <w:webHidden/>
          </w:rPr>
        </w:r>
        <w:r>
          <w:rPr>
            <w:noProof/>
            <w:webHidden/>
          </w:rPr>
          <w:fldChar w:fldCharType="separate"/>
        </w:r>
        <w:r>
          <w:rPr>
            <w:noProof/>
            <w:webHidden/>
          </w:rPr>
          <w:t>33</w:t>
        </w:r>
        <w:r>
          <w:rPr>
            <w:noProof/>
            <w:webHidden/>
          </w:rPr>
          <w:fldChar w:fldCharType="end"/>
        </w:r>
      </w:hyperlink>
    </w:p>
    <w:p w14:paraId="7B4B0D67" w14:textId="50543DAA" w:rsidR="00DA24BA" w:rsidRDefault="00DA24BA">
      <w:pPr>
        <w:pStyle w:val="TableofFigures"/>
        <w:tabs>
          <w:tab w:val="right" w:leader="dot" w:pos="9061"/>
        </w:tabs>
        <w:rPr>
          <w:rFonts w:asciiTheme="minorHAnsi" w:eastAsiaTheme="minorEastAsia" w:hAnsiTheme="minorHAnsi"/>
          <w:noProof/>
          <w:sz w:val="24"/>
          <w:lang w:val="en-US"/>
        </w:rPr>
      </w:pPr>
      <w:hyperlink w:anchor="_Toc230475841" w:history="1">
        <w:r w:rsidRPr="00217359">
          <w:rPr>
            <w:rStyle w:val="Hyperlink"/>
            <w:noProof/>
          </w:rPr>
          <w:t>Hình</w:t>
        </w:r>
        <w:r w:rsidRPr="00217359">
          <w:rPr>
            <w:rStyle w:val="Hyperlink"/>
            <w:noProof/>
            <w:lang w:val="en-US"/>
          </w:rPr>
          <w:t xml:space="preserve"> 3</w:t>
        </w:r>
        <w:r w:rsidRPr="00217359">
          <w:rPr>
            <w:rStyle w:val="Hyperlink"/>
            <w:noProof/>
          </w:rPr>
          <w:t>.7</w:t>
        </w:r>
        <w:r w:rsidRPr="00217359">
          <w:rPr>
            <w:rStyle w:val="Hyperlink"/>
            <w:noProof/>
            <w:lang w:val="en-US"/>
          </w:rPr>
          <w:t>: Cấu trúc folder Enemy trong Unity Editor</w:t>
        </w:r>
        <w:r>
          <w:rPr>
            <w:noProof/>
            <w:webHidden/>
          </w:rPr>
          <w:tab/>
        </w:r>
        <w:r>
          <w:rPr>
            <w:noProof/>
            <w:webHidden/>
          </w:rPr>
          <w:fldChar w:fldCharType="begin"/>
        </w:r>
        <w:r>
          <w:rPr>
            <w:noProof/>
            <w:webHidden/>
          </w:rPr>
          <w:instrText xml:space="preserve"> PAGEREF _Toc230475841 \h </w:instrText>
        </w:r>
        <w:r>
          <w:rPr>
            <w:noProof/>
            <w:webHidden/>
          </w:rPr>
        </w:r>
        <w:r>
          <w:rPr>
            <w:noProof/>
            <w:webHidden/>
          </w:rPr>
          <w:fldChar w:fldCharType="separate"/>
        </w:r>
        <w:r>
          <w:rPr>
            <w:noProof/>
            <w:webHidden/>
          </w:rPr>
          <w:t>34</w:t>
        </w:r>
        <w:r>
          <w:rPr>
            <w:noProof/>
            <w:webHidden/>
          </w:rPr>
          <w:fldChar w:fldCharType="end"/>
        </w:r>
      </w:hyperlink>
    </w:p>
    <w:p w14:paraId="094E2687" w14:textId="72549FCC" w:rsidR="00DA24BA" w:rsidRDefault="00DA24BA">
      <w:pPr>
        <w:pStyle w:val="TableofFigures"/>
        <w:tabs>
          <w:tab w:val="right" w:leader="dot" w:pos="9061"/>
        </w:tabs>
        <w:rPr>
          <w:rFonts w:asciiTheme="minorHAnsi" w:eastAsiaTheme="minorEastAsia" w:hAnsiTheme="minorHAnsi"/>
          <w:noProof/>
          <w:sz w:val="24"/>
          <w:lang w:val="en-US"/>
        </w:rPr>
      </w:pPr>
      <w:hyperlink w:anchor="_Toc230475842" w:history="1">
        <w:r w:rsidRPr="00217359">
          <w:rPr>
            <w:rStyle w:val="Hyperlink"/>
            <w:noProof/>
          </w:rPr>
          <w:t xml:space="preserve">Hình </w:t>
        </w:r>
        <w:r w:rsidRPr="00217359">
          <w:rPr>
            <w:rStyle w:val="Hyperlink"/>
            <w:noProof/>
            <w:lang w:val="en-US"/>
          </w:rPr>
          <w:t>3</w:t>
        </w:r>
        <w:r w:rsidRPr="00217359">
          <w:rPr>
            <w:rStyle w:val="Hyperlink"/>
            <w:noProof/>
          </w:rPr>
          <w:t>.8: Sprite và cấu hình các Boss</w:t>
        </w:r>
        <w:r>
          <w:rPr>
            <w:noProof/>
            <w:webHidden/>
          </w:rPr>
          <w:tab/>
        </w:r>
        <w:r>
          <w:rPr>
            <w:noProof/>
            <w:webHidden/>
          </w:rPr>
          <w:fldChar w:fldCharType="begin"/>
        </w:r>
        <w:r>
          <w:rPr>
            <w:noProof/>
            <w:webHidden/>
          </w:rPr>
          <w:instrText xml:space="preserve"> PAGEREF _Toc230475842 \h </w:instrText>
        </w:r>
        <w:r>
          <w:rPr>
            <w:noProof/>
            <w:webHidden/>
          </w:rPr>
        </w:r>
        <w:r>
          <w:rPr>
            <w:noProof/>
            <w:webHidden/>
          </w:rPr>
          <w:fldChar w:fldCharType="separate"/>
        </w:r>
        <w:r>
          <w:rPr>
            <w:noProof/>
            <w:webHidden/>
          </w:rPr>
          <w:t>36</w:t>
        </w:r>
        <w:r>
          <w:rPr>
            <w:noProof/>
            <w:webHidden/>
          </w:rPr>
          <w:fldChar w:fldCharType="end"/>
        </w:r>
      </w:hyperlink>
    </w:p>
    <w:p w14:paraId="1628B122" w14:textId="4FD176CB" w:rsidR="00DA24BA" w:rsidRDefault="00DA24BA">
      <w:pPr>
        <w:pStyle w:val="TableofFigures"/>
        <w:tabs>
          <w:tab w:val="right" w:leader="dot" w:pos="9061"/>
        </w:tabs>
        <w:rPr>
          <w:rFonts w:asciiTheme="minorHAnsi" w:eastAsiaTheme="minorEastAsia" w:hAnsiTheme="minorHAnsi"/>
          <w:noProof/>
          <w:sz w:val="24"/>
          <w:lang w:val="en-US"/>
        </w:rPr>
      </w:pPr>
      <w:hyperlink w:anchor="_Toc230475843" w:history="1">
        <w:r w:rsidRPr="00217359">
          <w:rPr>
            <w:rStyle w:val="Hyperlink"/>
            <w:noProof/>
          </w:rPr>
          <w:t>Hình</w:t>
        </w:r>
        <w:r w:rsidRPr="00217359">
          <w:rPr>
            <w:rStyle w:val="Hyperlink"/>
            <w:noProof/>
            <w:lang w:val="en-US"/>
          </w:rPr>
          <w:t xml:space="preserve"> 3</w:t>
        </w:r>
        <w:r w:rsidRPr="00217359">
          <w:rPr>
            <w:rStyle w:val="Hyperlink"/>
            <w:noProof/>
          </w:rPr>
          <w:t>.9</w:t>
        </w:r>
        <w:r w:rsidRPr="00217359">
          <w:rPr>
            <w:rStyle w:val="Hyperlink"/>
            <w:noProof/>
            <w:lang w:val="en-US"/>
          </w:rPr>
          <w:t>: Cấu hình A* Pathfinding Project và NavGraph trong Unity Editor</w:t>
        </w:r>
        <w:r>
          <w:rPr>
            <w:noProof/>
            <w:webHidden/>
          </w:rPr>
          <w:tab/>
        </w:r>
        <w:r>
          <w:rPr>
            <w:noProof/>
            <w:webHidden/>
          </w:rPr>
          <w:fldChar w:fldCharType="begin"/>
        </w:r>
        <w:r>
          <w:rPr>
            <w:noProof/>
            <w:webHidden/>
          </w:rPr>
          <w:instrText xml:space="preserve"> PAGEREF _Toc230475843 \h </w:instrText>
        </w:r>
        <w:r>
          <w:rPr>
            <w:noProof/>
            <w:webHidden/>
          </w:rPr>
        </w:r>
        <w:r>
          <w:rPr>
            <w:noProof/>
            <w:webHidden/>
          </w:rPr>
          <w:fldChar w:fldCharType="separate"/>
        </w:r>
        <w:r>
          <w:rPr>
            <w:noProof/>
            <w:webHidden/>
          </w:rPr>
          <w:t>37</w:t>
        </w:r>
        <w:r>
          <w:rPr>
            <w:noProof/>
            <w:webHidden/>
          </w:rPr>
          <w:fldChar w:fldCharType="end"/>
        </w:r>
      </w:hyperlink>
    </w:p>
    <w:p w14:paraId="32201FA6" w14:textId="3F81E51B" w:rsidR="00DA24BA" w:rsidRDefault="00DA24BA">
      <w:pPr>
        <w:pStyle w:val="TableofFigures"/>
        <w:tabs>
          <w:tab w:val="right" w:leader="dot" w:pos="9061"/>
        </w:tabs>
        <w:rPr>
          <w:rFonts w:asciiTheme="minorHAnsi" w:eastAsiaTheme="minorEastAsia" w:hAnsiTheme="minorHAnsi"/>
          <w:noProof/>
          <w:sz w:val="24"/>
          <w:lang w:val="en-US"/>
        </w:rPr>
      </w:pPr>
      <w:hyperlink w:anchor="_Toc230475844" w:history="1">
        <w:r w:rsidRPr="00217359">
          <w:rPr>
            <w:rStyle w:val="Hyperlink"/>
            <w:noProof/>
          </w:rPr>
          <w:t>Hình</w:t>
        </w:r>
        <w:r w:rsidRPr="00217359">
          <w:rPr>
            <w:rStyle w:val="Hyperlink"/>
            <w:noProof/>
            <w:lang w:val="en-US"/>
          </w:rPr>
          <w:t xml:space="preserve"> 3</w:t>
        </w:r>
        <w:r w:rsidRPr="00217359">
          <w:rPr>
            <w:rStyle w:val="Hyperlink"/>
            <w:noProof/>
          </w:rPr>
          <w:t>.10</w:t>
        </w:r>
        <w:r w:rsidRPr="00217359">
          <w:rPr>
            <w:rStyle w:val="Hyperlink"/>
            <w:iCs/>
            <w:noProof/>
          </w:rPr>
          <w:t>: Cấu trúc scene</w:t>
        </w:r>
        <w:r>
          <w:rPr>
            <w:noProof/>
            <w:webHidden/>
          </w:rPr>
          <w:tab/>
        </w:r>
        <w:r>
          <w:rPr>
            <w:noProof/>
            <w:webHidden/>
          </w:rPr>
          <w:fldChar w:fldCharType="begin"/>
        </w:r>
        <w:r>
          <w:rPr>
            <w:noProof/>
            <w:webHidden/>
          </w:rPr>
          <w:instrText xml:space="preserve"> PAGEREF _Toc230475844 \h </w:instrText>
        </w:r>
        <w:r>
          <w:rPr>
            <w:noProof/>
            <w:webHidden/>
          </w:rPr>
        </w:r>
        <w:r>
          <w:rPr>
            <w:noProof/>
            <w:webHidden/>
          </w:rPr>
          <w:fldChar w:fldCharType="separate"/>
        </w:r>
        <w:r>
          <w:rPr>
            <w:noProof/>
            <w:webHidden/>
          </w:rPr>
          <w:t>38</w:t>
        </w:r>
        <w:r>
          <w:rPr>
            <w:noProof/>
            <w:webHidden/>
          </w:rPr>
          <w:fldChar w:fldCharType="end"/>
        </w:r>
      </w:hyperlink>
    </w:p>
    <w:p w14:paraId="156AE2EC" w14:textId="0E076A7E" w:rsidR="00DA24BA" w:rsidRDefault="00DA24BA">
      <w:pPr>
        <w:pStyle w:val="TableofFigures"/>
        <w:tabs>
          <w:tab w:val="right" w:leader="dot" w:pos="9061"/>
        </w:tabs>
        <w:rPr>
          <w:rFonts w:asciiTheme="minorHAnsi" w:eastAsiaTheme="minorEastAsia" w:hAnsiTheme="minorHAnsi"/>
          <w:noProof/>
          <w:sz w:val="24"/>
          <w:lang w:val="en-US"/>
        </w:rPr>
      </w:pPr>
      <w:hyperlink w:anchor="_Toc230475845" w:history="1">
        <w:r w:rsidRPr="00217359">
          <w:rPr>
            <w:rStyle w:val="Hyperlink"/>
            <w:noProof/>
          </w:rPr>
          <w:t>Hình</w:t>
        </w:r>
        <w:r w:rsidRPr="00217359">
          <w:rPr>
            <w:rStyle w:val="Hyperlink"/>
            <w:noProof/>
            <w:lang w:val="en-US"/>
          </w:rPr>
          <w:t xml:space="preserve"> 3</w:t>
        </w:r>
        <w:r w:rsidRPr="00217359">
          <w:rPr>
            <w:rStyle w:val="Hyperlink"/>
            <w:noProof/>
          </w:rPr>
          <w:t>.11</w:t>
        </w:r>
        <w:r w:rsidRPr="00217359">
          <w:rPr>
            <w:rStyle w:val="Hyperlink"/>
            <w:noProof/>
            <w:lang w:val="en-US"/>
          </w:rPr>
          <w:t>: Cấu trúc một scene phòng theo template</w:t>
        </w:r>
        <w:r>
          <w:rPr>
            <w:noProof/>
            <w:webHidden/>
          </w:rPr>
          <w:tab/>
        </w:r>
        <w:r>
          <w:rPr>
            <w:noProof/>
            <w:webHidden/>
          </w:rPr>
          <w:fldChar w:fldCharType="begin"/>
        </w:r>
        <w:r>
          <w:rPr>
            <w:noProof/>
            <w:webHidden/>
          </w:rPr>
          <w:instrText xml:space="preserve"> PAGEREF _Toc230475845 \h </w:instrText>
        </w:r>
        <w:r>
          <w:rPr>
            <w:noProof/>
            <w:webHidden/>
          </w:rPr>
        </w:r>
        <w:r>
          <w:rPr>
            <w:noProof/>
            <w:webHidden/>
          </w:rPr>
          <w:fldChar w:fldCharType="separate"/>
        </w:r>
        <w:r>
          <w:rPr>
            <w:noProof/>
            <w:webHidden/>
          </w:rPr>
          <w:t>39</w:t>
        </w:r>
        <w:r>
          <w:rPr>
            <w:noProof/>
            <w:webHidden/>
          </w:rPr>
          <w:fldChar w:fldCharType="end"/>
        </w:r>
      </w:hyperlink>
    </w:p>
    <w:p w14:paraId="40903361" w14:textId="38D30326" w:rsidR="00DA24BA" w:rsidRDefault="00DA24BA">
      <w:pPr>
        <w:pStyle w:val="TableofFigures"/>
        <w:tabs>
          <w:tab w:val="right" w:leader="dot" w:pos="9061"/>
        </w:tabs>
        <w:rPr>
          <w:rFonts w:asciiTheme="minorHAnsi" w:eastAsiaTheme="minorEastAsia" w:hAnsiTheme="minorHAnsi"/>
          <w:noProof/>
          <w:sz w:val="24"/>
          <w:lang w:val="en-US"/>
        </w:rPr>
      </w:pPr>
      <w:hyperlink w:anchor="_Toc230475846" w:history="1">
        <w:r w:rsidRPr="00217359">
          <w:rPr>
            <w:rStyle w:val="Hyperlink"/>
            <w:noProof/>
          </w:rPr>
          <w:t>Hình</w:t>
        </w:r>
        <w:r w:rsidRPr="00217359">
          <w:rPr>
            <w:rStyle w:val="Hyperlink"/>
            <w:noProof/>
            <w:lang w:val="en-US"/>
          </w:rPr>
          <w:t xml:space="preserve"> 3</w:t>
        </w:r>
        <w:r w:rsidRPr="00217359">
          <w:rPr>
            <w:rStyle w:val="Hyperlink"/>
            <w:noProof/>
          </w:rPr>
          <w:t>.12</w:t>
        </w:r>
        <w:r w:rsidRPr="00217359">
          <w:rPr>
            <w:rStyle w:val="Hyperlink"/>
            <w:noProof/>
            <w:lang w:val="en-US"/>
          </w:rPr>
          <w:t>: Bố cục phòng tiêu biểu trong DirtCaveArea</w:t>
        </w:r>
        <w:r>
          <w:rPr>
            <w:noProof/>
            <w:webHidden/>
          </w:rPr>
          <w:tab/>
        </w:r>
        <w:r>
          <w:rPr>
            <w:noProof/>
            <w:webHidden/>
          </w:rPr>
          <w:fldChar w:fldCharType="begin"/>
        </w:r>
        <w:r>
          <w:rPr>
            <w:noProof/>
            <w:webHidden/>
          </w:rPr>
          <w:instrText xml:space="preserve"> PAGEREF _Toc230475846 \h </w:instrText>
        </w:r>
        <w:r>
          <w:rPr>
            <w:noProof/>
            <w:webHidden/>
          </w:rPr>
        </w:r>
        <w:r>
          <w:rPr>
            <w:noProof/>
            <w:webHidden/>
          </w:rPr>
          <w:fldChar w:fldCharType="separate"/>
        </w:r>
        <w:r>
          <w:rPr>
            <w:noProof/>
            <w:webHidden/>
          </w:rPr>
          <w:t>40</w:t>
        </w:r>
        <w:r>
          <w:rPr>
            <w:noProof/>
            <w:webHidden/>
          </w:rPr>
          <w:fldChar w:fldCharType="end"/>
        </w:r>
      </w:hyperlink>
    </w:p>
    <w:p w14:paraId="770FDA31" w14:textId="51A29111" w:rsidR="00DA24BA" w:rsidRDefault="00DA24BA">
      <w:pPr>
        <w:pStyle w:val="TableofFigures"/>
        <w:tabs>
          <w:tab w:val="right" w:leader="dot" w:pos="9061"/>
        </w:tabs>
        <w:rPr>
          <w:rFonts w:asciiTheme="minorHAnsi" w:eastAsiaTheme="minorEastAsia" w:hAnsiTheme="minorHAnsi"/>
          <w:noProof/>
          <w:sz w:val="24"/>
          <w:lang w:val="en-US"/>
        </w:rPr>
      </w:pPr>
      <w:hyperlink w:anchor="_Toc230475847" w:history="1">
        <w:r w:rsidRPr="00217359">
          <w:rPr>
            <w:rStyle w:val="Hyperlink"/>
            <w:noProof/>
          </w:rPr>
          <w:t>Hình</w:t>
        </w:r>
        <w:r w:rsidRPr="00217359">
          <w:rPr>
            <w:rStyle w:val="Hyperlink"/>
            <w:noProof/>
            <w:lang w:val="en-US"/>
          </w:rPr>
          <w:t xml:space="preserve"> 3</w:t>
        </w:r>
        <w:r w:rsidRPr="00217359">
          <w:rPr>
            <w:rStyle w:val="Hyperlink"/>
            <w:noProof/>
          </w:rPr>
          <w:t>.13</w:t>
        </w:r>
        <w:r w:rsidRPr="00217359">
          <w:rPr>
            <w:rStyle w:val="Hyperlink"/>
            <w:iCs/>
            <w:noProof/>
            <w:lang w:val="en-US"/>
          </w:rPr>
          <w:t>: Bố cục MossyCaveArea</w:t>
        </w:r>
        <w:r>
          <w:rPr>
            <w:noProof/>
            <w:webHidden/>
          </w:rPr>
          <w:tab/>
        </w:r>
        <w:r>
          <w:rPr>
            <w:noProof/>
            <w:webHidden/>
          </w:rPr>
          <w:fldChar w:fldCharType="begin"/>
        </w:r>
        <w:r>
          <w:rPr>
            <w:noProof/>
            <w:webHidden/>
          </w:rPr>
          <w:instrText xml:space="preserve"> PAGEREF _Toc230475847 \h </w:instrText>
        </w:r>
        <w:r>
          <w:rPr>
            <w:noProof/>
            <w:webHidden/>
          </w:rPr>
        </w:r>
        <w:r>
          <w:rPr>
            <w:noProof/>
            <w:webHidden/>
          </w:rPr>
          <w:fldChar w:fldCharType="separate"/>
        </w:r>
        <w:r>
          <w:rPr>
            <w:noProof/>
            <w:webHidden/>
          </w:rPr>
          <w:t>41</w:t>
        </w:r>
        <w:r>
          <w:rPr>
            <w:noProof/>
            <w:webHidden/>
          </w:rPr>
          <w:fldChar w:fldCharType="end"/>
        </w:r>
      </w:hyperlink>
    </w:p>
    <w:p w14:paraId="36326E5B" w14:textId="05F30CB2" w:rsidR="00DA24BA" w:rsidRDefault="00DA24BA">
      <w:pPr>
        <w:pStyle w:val="TableofFigures"/>
        <w:tabs>
          <w:tab w:val="right" w:leader="dot" w:pos="9061"/>
        </w:tabs>
        <w:rPr>
          <w:rFonts w:asciiTheme="minorHAnsi" w:eastAsiaTheme="minorEastAsia" w:hAnsiTheme="minorHAnsi"/>
          <w:noProof/>
          <w:sz w:val="24"/>
          <w:lang w:val="en-US"/>
        </w:rPr>
      </w:pPr>
      <w:hyperlink w:anchor="_Toc230475848" w:history="1">
        <w:r w:rsidRPr="00217359">
          <w:rPr>
            <w:rStyle w:val="Hyperlink"/>
            <w:noProof/>
          </w:rPr>
          <w:t>Hình</w:t>
        </w:r>
        <w:r w:rsidRPr="00217359">
          <w:rPr>
            <w:rStyle w:val="Hyperlink"/>
            <w:noProof/>
            <w:lang w:val="en-US"/>
          </w:rPr>
          <w:t xml:space="preserve"> 3</w:t>
        </w:r>
        <w:r w:rsidRPr="00217359">
          <w:rPr>
            <w:rStyle w:val="Hyperlink"/>
            <w:noProof/>
          </w:rPr>
          <w:t>.14: Hệ thống Loot rơi từ kẻ địch và giao diện Inventory</w:t>
        </w:r>
        <w:r>
          <w:rPr>
            <w:noProof/>
            <w:webHidden/>
          </w:rPr>
          <w:tab/>
        </w:r>
        <w:r>
          <w:rPr>
            <w:noProof/>
            <w:webHidden/>
          </w:rPr>
          <w:fldChar w:fldCharType="begin"/>
        </w:r>
        <w:r>
          <w:rPr>
            <w:noProof/>
            <w:webHidden/>
          </w:rPr>
          <w:instrText xml:space="preserve"> PAGEREF _Toc230475848 \h </w:instrText>
        </w:r>
        <w:r>
          <w:rPr>
            <w:noProof/>
            <w:webHidden/>
          </w:rPr>
        </w:r>
        <w:r>
          <w:rPr>
            <w:noProof/>
            <w:webHidden/>
          </w:rPr>
          <w:fldChar w:fldCharType="separate"/>
        </w:r>
        <w:r>
          <w:rPr>
            <w:noProof/>
            <w:webHidden/>
          </w:rPr>
          <w:t>41</w:t>
        </w:r>
        <w:r>
          <w:rPr>
            <w:noProof/>
            <w:webHidden/>
          </w:rPr>
          <w:fldChar w:fldCharType="end"/>
        </w:r>
      </w:hyperlink>
    </w:p>
    <w:p w14:paraId="47C069E8" w14:textId="630DE331" w:rsidR="00DA24BA" w:rsidRDefault="00DA24BA">
      <w:pPr>
        <w:pStyle w:val="TableofFigures"/>
        <w:tabs>
          <w:tab w:val="right" w:leader="dot" w:pos="9061"/>
        </w:tabs>
        <w:rPr>
          <w:rFonts w:asciiTheme="minorHAnsi" w:eastAsiaTheme="minorEastAsia" w:hAnsiTheme="minorHAnsi"/>
          <w:noProof/>
          <w:sz w:val="24"/>
          <w:lang w:val="en-US"/>
        </w:rPr>
      </w:pPr>
      <w:hyperlink w:anchor="_Toc230475849" w:history="1">
        <w:r w:rsidRPr="00217359">
          <w:rPr>
            <w:rStyle w:val="Hyperlink"/>
            <w:noProof/>
          </w:rPr>
          <w:t>Hình 3.15</w:t>
        </w:r>
        <w:r w:rsidRPr="00217359">
          <w:rPr>
            <w:rStyle w:val="Hyperlink"/>
            <w:iCs/>
            <w:noProof/>
          </w:rPr>
          <w:t>: Sơ đồ điều hướng màn hình</w:t>
        </w:r>
        <w:r>
          <w:rPr>
            <w:noProof/>
            <w:webHidden/>
          </w:rPr>
          <w:tab/>
        </w:r>
        <w:r>
          <w:rPr>
            <w:noProof/>
            <w:webHidden/>
          </w:rPr>
          <w:fldChar w:fldCharType="begin"/>
        </w:r>
        <w:r>
          <w:rPr>
            <w:noProof/>
            <w:webHidden/>
          </w:rPr>
          <w:instrText xml:space="preserve"> PAGEREF _Toc230475849 \h </w:instrText>
        </w:r>
        <w:r>
          <w:rPr>
            <w:noProof/>
            <w:webHidden/>
          </w:rPr>
        </w:r>
        <w:r>
          <w:rPr>
            <w:noProof/>
            <w:webHidden/>
          </w:rPr>
          <w:fldChar w:fldCharType="separate"/>
        </w:r>
        <w:r>
          <w:rPr>
            <w:noProof/>
            <w:webHidden/>
          </w:rPr>
          <w:t>42</w:t>
        </w:r>
        <w:r>
          <w:rPr>
            <w:noProof/>
            <w:webHidden/>
          </w:rPr>
          <w:fldChar w:fldCharType="end"/>
        </w:r>
      </w:hyperlink>
    </w:p>
    <w:p w14:paraId="3BABC2BF" w14:textId="58B779C7" w:rsidR="00DA24BA" w:rsidRDefault="00DA24BA">
      <w:pPr>
        <w:pStyle w:val="TableofFigures"/>
        <w:tabs>
          <w:tab w:val="right" w:leader="dot" w:pos="9061"/>
        </w:tabs>
        <w:rPr>
          <w:rFonts w:asciiTheme="minorHAnsi" w:eastAsiaTheme="minorEastAsia" w:hAnsiTheme="minorHAnsi"/>
          <w:noProof/>
          <w:sz w:val="24"/>
          <w:lang w:val="en-US"/>
        </w:rPr>
      </w:pPr>
      <w:hyperlink w:anchor="_Toc230475850" w:history="1">
        <w:r w:rsidRPr="00217359">
          <w:rPr>
            <w:rStyle w:val="Hyperlink"/>
            <w:noProof/>
          </w:rPr>
          <w:t>Hình</w:t>
        </w:r>
        <w:r w:rsidRPr="00217359">
          <w:rPr>
            <w:rStyle w:val="Hyperlink"/>
            <w:noProof/>
            <w:lang w:val="en-US"/>
          </w:rPr>
          <w:t xml:space="preserve"> 3</w:t>
        </w:r>
        <w:r w:rsidRPr="00217359">
          <w:rPr>
            <w:rStyle w:val="Hyperlink"/>
            <w:noProof/>
          </w:rPr>
          <w:t>.16</w:t>
        </w:r>
        <w:r w:rsidRPr="00217359">
          <w:rPr>
            <w:rStyle w:val="Hyperlink"/>
            <w:noProof/>
            <w:lang w:val="en-US"/>
          </w:rPr>
          <w:t>: Giao diện Main Menu và HUD trong màn chơi</w:t>
        </w:r>
        <w:r>
          <w:rPr>
            <w:noProof/>
            <w:webHidden/>
          </w:rPr>
          <w:tab/>
        </w:r>
        <w:r>
          <w:rPr>
            <w:noProof/>
            <w:webHidden/>
          </w:rPr>
          <w:fldChar w:fldCharType="begin"/>
        </w:r>
        <w:r>
          <w:rPr>
            <w:noProof/>
            <w:webHidden/>
          </w:rPr>
          <w:instrText xml:space="preserve"> PAGEREF _Toc230475850 \h </w:instrText>
        </w:r>
        <w:r>
          <w:rPr>
            <w:noProof/>
            <w:webHidden/>
          </w:rPr>
        </w:r>
        <w:r>
          <w:rPr>
            <w:noProof/>
            <w:webHidden/>
          </w:rPr>
          <w:fldChar w:fldCharType="separate"/>
        </w:r>
        <w:r>
          <w:rPr>
            <w:noProof/>
            <w:webHidden/>
          </w:rPr>
          <w:t>43</w:t>
        </w:r>
        <w:r>
          <w:rPr>
            <w:noProof/>
            <w:webHidden/>
          </w:rPr>
          <w:fldChar w:fldCharType="end"/>
        </w:r>
      </w:hyperlink>
    </w:p>
    <w:p w14:paraId="475AEE94" w14:textId="33D65781" w:rsidR="00DA24BA" w:rsidRDefault="00DA24BA">
      <w:pPr>
        <w:pStyle w:val="TableofFigures"/>
        <w:tabs>
          <w:tab w:val="right" w:leader="dot" w:pos="9061"/>
        </w:tabs>
        <w:rPr>
          <w:rFonts w:asciiTheme="minorHAnsi" w:eastAsiaTheme="minorEastAsia" w:hAnsiTheme="minorHAnsi"/>
          <w:noProof/>
          <w:sz w:val="24"/>
          <w:lang w:val="en-US"/>
        </w:rPr>
      </w:pPr>
      <w:hyperlink w:anchor="_Toc230475851" w:history="1">
        <w:r w:rsidRPr="00217359">
          <w:rPr>
            <w:rStyle w:val="Hyperlink"/>
            <w:noProof/>
          </w:rPr>
          <w:t>Hình</w:t>
        </w:r>
        <w:r w:rsidRPr="00217359">
          <w:rPr>
            <w:rStyle w:val="Hyperlink"/>
            <w:noProof/>
            <w:lang w:val="en-US"/>
          </w:rPr>
          <w:t xml:space="preserve"> 3</w:t>
        </w:r>
        <w:r w:rsidRPr="00217359">
          <w:rPr>
            <w:rStyle w:val="Hyperlink"/>
            <w:noProof/>
          </w:rPr>
          <w:t>.17</w:t>
        </w:r>
        <w:r w:rsidRPr="00217359">
          <w:rPr>
            <w:rStyle w:val="Hyperlink"/>
            <w:iCs/>
            <w:noProof/>
          </w:rPr>
          <w:t>: Giao diện Pause Menu</w:t>
        </w:r>
        <w:r>
          <w:rPr>
            <w:noProof/>
            <w:webHidden/>
          </w:rPr>
          <w:tab/>
        </w:r>
        <w:r>
          <w:rPr>
            <w:noProof/>
            <w:webHidden/>
          </w:rPr>
          <w:fldChar w:fldCharType="begin"/>
        </w:r>
        <w:r>
          <w:rPr>
            <w:noProof/>
            <w:webHidden/>
          </w:rPr>
          <w:instrText xml:space="preserve"> PAGEREF _Toc230475851 \h </w:instrText>
        </w:r>
        <w:r>
          <w:rPr>
            <w:noProof/>
            <w:webHidden/>
          </w:rPr>
        </w:r>
        <w:r>
          <w:rPr>
            <w:noProof/>
            <w:webHidden/>
          </w:rPr>
          <w:fldChar w:fldCharType="separate"/>
        </w:r>
        <w:r>
          <w:rPr>
            <w:noProof/>
            <w:webHidden/>
          </w:rPr>
          <w:t>44</w:t>
        </w:r>
        <w:r>
          <w:rPr>
            <w:noProof/>
            <w:webHidden/>
          </w:rPr>
          <w:fldChar w:fldCharType="end"/>
        </w:r>
      </w:hyperlink>
    </w:p>
    <w:p w14:paraId="067F91C4" w14:textId="17C18999" w:rsidR="00DA24BA" w:rsidRDefault="00DA24BA">
      <w:pPr>
        <w:pStyle w:val="TableofFigures"/>
        <w:tabs>
          <w:tab w:val="right" w:leader="dot" w:pos="9061"/>
        </w:tabs>
        <w:rPr>
          <w:rFonts w:asciiTheme="minorHAnsi" w:eastAsiaTheme="minorEastAsia" w:hAnsiTheme="minorHAnsi"/>
          <w:noProof/>
          <w:sz w:val="24"/>
          <w:lang w:val="en-US"/>
        </w:rPr>
      </w:pPr>
      <w:hyperlink w:anchor="_Toc230475852" w:history="1">
        <w:r w:rsidRPr="00217359">
          <w:rPr>
            <w:rStyle w:val="Hyperlink"/>
            <w:noProof/>
          </w:rPr>
          <w:t>Hình</w:t>
        </w:r>
        <w:r w:rsidRPr="00217359">
          <w:rPr>
            <w:rStyle w:val="Hyperlink"/>
            <w:noProof/>
            <w:lang w:val="en-US"/>
          </w:rPr>
          <w:t xml:space="preserve"> 4</w:t>
        </w:r>
        <w:r w:rsidRPr="00217359">
          <w:rPr>
            <w:rStyle w:val="Hyperlink"/>
            <w:noProof/>
          </w:rPr>
          <w:t>.1: Ảnh chụp màn hình nhân vật Tenroh trong gameplay thực tế</w:t>
        </w:r>
        <w:r>
          <w:rPr>
            <w:noProof/>
            <w:webHidden/>
          </w:rPr>
          <w:tab/>
        </w:r>
        <w:r>
          <w:rPr>
            <w:noProof/>
            <w:webHidden/>
          </w:rPr>
          <w:fldChar w:fldCharType="begin"/>
        </w:r>
        <w:r>
          <w:rPr>
            <w:noProof/>
            <w:webHidden/>
          </w:rPr>
          <w:instrText xml:space="preserve"> PAGEREF _Toc230475852 \h </w:instrText>
        </w:r>
        <w:r>
          <w:rPr>
            <w:noProof/>
            <w:webHidden/>
          </w:rPr>
        </w:r>
        <w:r>
          <w:rPr>
            <w:noProof/>
            <w:webHidden/>
          </w:rPr>
          <w:fldChar w:fldCharType="separate"/>
        </w:r>
        <w:r>
          <w:rPr>
            <w:noProof/>
            <w:webHidden/>
          </w:rPr>
          <w:t>53</w:t>
        </w:r>
        <w:r>
          <w:rPr>
            <w:noProof/>
            <w:webHidden/>
          </w:rPr>
          <w:fldChar w:fldCharType="end"/>
        </w:r>
      </w:hyperlink>
    </w:p>
    <w:p w14:paraId="6707B231" w14:textId="6F1F1944" w:rsidR="00DA24BA" w:rsidRDefault="00DA24BA">
      <w:pPr>
        <w:pStyle w:val="TableofFigures"/>
        <w:tabs>
          <w:tab w:val="right" w:leader="dot" w:pos="9061"/>
        </w:tabs>
        <w:rPr>
          <w:rFonts w:asciiTheme="minorHAnsi" w:eastAsiaTheme="minorEastAsia" w:hAnsiTheme="minorHAnsi"/>
          <w:noProof/>
          <w:sz w:val="24"/>
          <w:lang w:val="en-US"/>
        </w:rPr>
      </w:pPr>
      <w:hyperlink w:anchor="_Toc230475853" w:history="1">
        <w:r w:rsidRPr="00217359">
          <w:rPr>
            <w:rStyle w:val="Hyperlink"/>
            <w:noProof/>
          </w:rPr>
          <w:t>Hình</w:t>
        </w:r>
        <w:r w:rsidRPr="00217359">
          <w:rPr>
            <w:rStyle w:val="Hyperlink"/>
            <w:noProof/>
            <w:lang w:val="en-US"/>
          </w:rPr>
          <w:t xml:space="preserve"> 4</w:t>
        </w:r>
        <w:r w:rsidRPr="00217359">
          <w:rPr>
            <w:rStyle w:val="Hyperlink"/>
            <w:noProof/>
          </w:rPr>
          <w:t>.2: Giao diện điều khiển cảm ứng trên màn hình Android</w:t>
        </w:r>
        <w:r>
          <w:rPr>
            <w:noProof/>
            <w:webHidden/>
          </w:rPr>
          <w:tab/>
        </w:r>
        <w:r>
          <w:rPr>
            <w:noProof/>
            <w:webHidden/>
          </w:rPr>
          <w:fldChar w:fldCharType="begin"/>
        </w:r>
        <w:r>
          <w:rPr>
            <w:noProof/>
            <w:webHidden/>
          </w:rPr>
          <w:instrText xml:space="preserve"> PAGEREF _Toc230475853 \h </w:instrText>
        </w:r>
        <w:r>
          <w:rPr>
            <w:noProof/>
            <w:webHidden/>
          </w:rPr>
        </w:r>
        <w:r>
          <w:rPr>
            <w:noProof/>
            <w:webHidden/>
          </w:rPr>
          <w:fldChar w:fldCharType="separate"/>
        </w:r>
        <w:r>
          <w:rPr>
            <w:noProof/>
            <w:webHidden/>
          </w:rPr>
          <w:t>56</w:t>
        </w:r>
        <w:r>
          <w:rPr>
            <w:noProof/>
            <w:webHidden/>
          </w:rPr>
          <w:fldChar w:fldCharType="end"/>
        </w:r>
      </w:hyperlink>
    </w:p>
    <w:p w14:paraId="2D4BDF2A" w14:textId="1C68B1B6" w:rsidR="00DA24BA" w:rsidRDefault="00DA24BA">
      <w:pPr>
        <w:pStyle w:val="TableofFigures"/>
        <w:tabs>
          <w:tab w:val="right" w:leader="dot" w:pos="9061"/>
        </w:tabs>
        <w:rPr>
          <w:rFonts w:asciiTheme="minorHAnsi" w:eastAsiaTheme="minorEastAsia" w:hAnsiTheme="minorHAnsi"/>
          <w:noProof/>
          <w:sz w:val="24"/>
          <w:lang w:val="en-US"/>
        </w:rPr>
      </w:pPr>
      <w:hyperlink w:anchor="_Toc230475854" w:history="1">
        <w:r w:rsidRPr="00217359">
          <w:rPr>
            <w:rStyle w:val="Hyperlink"/>
            <w:noProof/>
          </w:rPr>
          <w:t>Hình</w:t>
        </w:r>
        <w:r w:rsidRPr="00217359">
          <w:rPr>
            <w:rStyle w:val="Hyperlink"/>
            <w:noProof/>
            <w:lang w:val="en-US"/>
          </w:rPr>
          <w:t xml:space="preserve"> 4</w:t>
        </w:r>
        <w:r w:rsidRPr="00217359">
          <w:rPr>
            <w:rStyle w:val="Hyperlink"/>
            <w:noProof/>
          </w:rPr>
          <w:t>.3: RestChair và hệ thống respawn trong game</w:t>
        </w:r>
        <w:r>
          <w:rPr>
            <w:noProof/>
            <w:webHidden/>
          </w:rPr>
          <w:tab/>
        </w:r>
        <w:r>
          <w:rPr>
            <w:noProof/>
            <w:webHidden/>
          </w:rPr>
          <w:fldChar w:fldCharType="begin"/>
        </w:r>
        <w:r>
          <w:rPr>
            <w:noProof/>
            <w:webHidden/>
          </w:rPr>
          <w:instrText xml:space="preserve"> PAGEREF _Toc230475854 \h </w:instrText>
        </w:r>
        <w:r>
          <w:rPr>
            <w:noProof/>
            <w:webHidden/>
          </w:rPr>
        </w:r>
        <w:r>
          <w:rPr>
            <w:noProof/>
            <w:webHidden/>
          </w:rPr>
          <w:fldChar w:fldCharType="separate"/>
        </w:r>
        <w:r>
          <w:rPr>
            <w:noProof/>
            <w:webHidden/>
          </w:rPr>
          <w:t>61</w:t>
        </w:r>
        <w:r>
          <w:rPr>
            <w:noProof/>
            <w:webHidden/>
          </w:rPr>
          <w:fldChar w:fldCharType="end"/>
        </w:r>
      </w:hyperlink>
    </w:p>
    <w:p w14:paraId="52BD0E2C" w14:textId="11DAABBC" w:rsidR="00DA24BA" w:rsidRDefault="00DA24BA">
      <w:pPr>
        <w:pStyle w:val="TableofFigures"/>
        <w:tabs>
          <w:tab w:val="right" w:leader="dot" w:pos="9061"/>
        </w:tabs>
        <w:rPr>
          <w:rFonts w:asciiTheme="minorHAnsi" w:eastAsiaTheme="minorEastAsia" w:hAnsiTheme="minorHAnsi"/>
          <w:noProof/>
          <w:sz w:val="24"/>
          <w:lang w:val="en-US"/>
        </w:rPr>
      </w:pPr>
      <w:hyperlink w:anchor="_Toc230475855" w:history="1">
        <w:r w:rsidRPr="00217359">
          <w:rPr>
            <w:rStyle w:val="Hyperlink"/>
            <w:noProof/>
          </w:rPr>
          <w:t>Hình</w:t>
        </w:r>
        <w:r w:rsidRPr="00217359">
          <w:rPr>
            <w:rStyle w:val="Hyperlink"/>
            <w:noProof/>
            <w:lang w:val="en-US"/>
          </w:rPr>
          <w:t xml:space="preserve"> 4</w:t>
        </w:r>
        <w:r w:rsidRPr="00217359">
          <w:rPr>
            <w:rStyle w:val="Hyperlink"/>
            <w:noProof/>
          </w:rPr>
          <w:t>.4</w:t>
        </w:r>
        <w:r w:rsidRPr="00217359">
          <w:rPr>
            <w:rStyle w:val="Hyperlink"/>
            <w:noProof/>
            <w:lang w:val="en-US"/>
          </w:rPr>
          <w:t>: HUD game thực tế trên thiết bị Android</w:t>
        </w:r>
        <w:r>
          <w:rPr>
            <w:noProof/>
            <w:webHidden/>
          </w:rPr>
          <w:tab/>
        </w:r>
        <w:r>
          <w:rPr>
            <w:noProof/>
            <w:webHidden/>
          </w:rPr>
          <w:fldChar w:fldCharType="begin"/>
        </w:r>
        <w:r>
          <w:rPr>
            <w:noProof/>
            <w:webHidden/>
          </w:rPr>
          <w:instrText xml:space="preserve"> PAGEREF _Toc230475855 \h </w:instrText>
        </w:r>
        <w:r>
          <w:rPr>
            <w:noProof/>
            <w:webHidden/>
          </w:rPr>
        </w:r>
        <w:r>
          <w:rPr>
            <w:noProof/>
            <w:webHidden/>
          </w:rPr>
          <w:fldChar w:fldCharType="separate"/>
        </w:r>
        <w:r>
          <w:rPr>
            <w:noProof/>
            <w:webHidden/>
          </w:rPr>
          <w:t>63</w:t>
        </w:r>
        <w:r>
          <w:rPr>
            <w:noProof/>
            <w:webHidden/>
          </w:rPr>
          <w:fldChar w:fldCharType="end"/>
        </w:r>
      </w:hyperlink>
    </w:p>
    <w:p w14:paraId="39D58580" w14:textId="16852727" w:rsidR="00DA24BA" w:rsidRDefault="00DA24BA">
      <w:pPr>
        <w:pStyle w:val="TableofFigures"/>
        <w:tabs>
          <w:tab w:val="right" w:leader="dot" w:pos="9061"/>
        </w:tabs>
        <w:rPr>
          <w:rFonts w:asciiTheme="minorHAnsi" w:eastAsiaTheme="minorEastAsia" w:hAnsiTheme="minorHAnsi"/>
          <w:noProof/>
          <w:sz w:val="24"/>
          <w:lang w:val="en-US"/>
        </w:rPr>
      </w:pPr>
      <w:hyperlink w:anchor="_Toc230475856" w:history="1">
        <w:r w:rsidRPr="00217359">
          <w:rPr>
            <w:rStyle w:val="Hyperlink"/>
            <w:noProof/>
          </w:rPr>
          <w:t>Hình</w:t>
        </w:r>
        <w:r w:rsidRPr="00217359">
          <w:rPr>
            <w:rStyle w:val="Hyperlink"/>
            <w:noProof/>
            <w:lang w:val="en-US"/>
          </w:rPr>
          <w:t xml:space="preserve"> 4</w:t>
        </w:r>
        <w:r w:rsidRPr="00217359">
          <w:rPr>
            <w:rStyle w:val="Hyperlink"/>
            <w:noProof/>
          </w:rPr>
          <w:t>.5</w:t>
        </w:r>
        <w:r w:rsidRPr="00217359">
          <w:rPr>
            <w:rStyle w:val="Hyperlink"/>
            <w:noProof/>
            <w:lang w:val="en-US"/>
          </w:rPr>
          <w:t>: Cấu hình Build Settings Android trong Unity Editor</w:t>
        </w:r>
        <w:r>
          <w:rPr>
            <w:noProof/>
            <w:webHidden/>
          </w:rPr>
          <w:tab/>
        </w:r>
        <w:r>
          <w:rPr>
            <w:noProof/>
            <w:webHidden/>
          </w:rPr>
          <w:fldChar w:fldCharType="begin"/>
        </w:r>
        <w:r>
          <w:rPr>
            <w:noProof/>
            <w:webHidden/>
          </w:rPr>
          <w:instrText xml:space="preserve"> PAGEREF _Toc230475856 \h </w:instrText>
        </w:r>
        <w:r>
          <w:rPr>
            <w:noProof/>
            <w:webHidden/>
          </w:rPr>
        </w:r>
        <w:r>
          <w:rPr>
            <w:noProof/>
            <w:webHidden/>
          </w:rPr>
          <w:fldChar w:fldCharType="separate"/>
        </w:r>
        <w:r>
          <w:rPr>
            <w:noProof/>
            <w:webHidden/>
          </w:rPr>
          <w:t>70</w:t>
        </w:r>
        <w:r>
          <w:rPr>
            <w:noProof/>
            <w:webHidden/>
          </w:rPr>
          <w:fldChar w:fldCharType="end"/>
        </w:r>
      </w:hyperlink>
    </w:p>
    <w:p w14:paraId="4F6F5F55" w14:textId="3F4B2AA6" w:rsidR="00DA24BA" w:rsidRDefault="00DA24BA">
      <w:pPr>
        <w:pStyle w:val="TableofFigures"/>
        <w:tabs>
          <w:tab w:val="right" w:leader="dot" w:pos="9061"/>
        </w:tabs>
        <w:rPr>
          <w:rFonts w:asciiTheme="minorHAnsi" w:eastAsiaTheme="minorEastAsia" w:hAnsiTheme="minorHAnsi"/>
          <w:noProof/>
          <w:sz w:val="24"/>
          <w:lang w:val="en-US"/>
        </w:rPr>
      </w:pPr>
      <w:hyperlink w:anchor="_Toc230475857" w:history="1">
        <w:r w:rsidRPr="00217359">
          <w:rPr>
            <w:rStyle w:val="Hyperlink"/>
            <w:noProof/>
          </w:rPr>
          <w:t>Hình</w:t>
        </w:r>
        <w:r w:rsidRPr="00217359">
          <w:rPr>
            <w:rStyle w:val="Hyperlink"/>
            <w:noProof/>
            <w:lang w:val="en-US"/>
          </w:rPr>
          <w:t xml:space="preserve"> 4</w:t>
        </w:r>
        <w:r w:rsidRPr="00217359">
          <w:rPr>
            <w:rStyle w:val="Hyperlink"/>
            <w:noProof/>
          </w:rPr>
          <w:t>.6:</w:t>
        </w:r>
        <w:r w:rsidRPr="00217359">
          <w:rPr>
            <w:rStyle w:val="Hyperlink"/>
            <w:iCs/>
            <w:noProof/>
          </w:rPr>
          <w:t xml:space="preserve"> Màn hình Hướng Dẫn trong game thực tế</w:t>
        </w:r>
        <w:r>
          <w:rPr>
            <w:noProof/>
            <w:webHidden/>
          </w:rPr>
          <w:tab/>
        </w:r>
        <w:r>
          <w:rPr>
            <w:noProof/>
            <w:webHidden/>
          </w:rPr>
          <w:fldChar w:fldCharType="begin"/>
        </w:r>
        <w:r>
          <w:rPr>
            <w:noProof/>
            <w:webHidden/>
          </w:rPr>
          <w:instrText xml:space="preserve"> PAGEREF _Toc230475857 \h </w:instrText>
        </w:r>
        <w:r>
          <w:rPr>
            <w:noProof/>
            <w:webHidden/>
          </w:rPr>
        </w:r>
        <w:r>
          <w:rPr>
            <w:noProof/>
            <w:webHidden/>
          </w:rPr>
          <w:fldChar w:fldCharType="separate"/>
        </w:r>
        <w:r>
          <w:rPr>
            <w:noProof/>
            <w:webHidden/>
          </w:rPr>
          <w:t>72</w:t>
        </w:r>
        <w:r>
          <w:rPr>
            <w:noProof/>
            <w:webHidden/>
          </w:rPr>
          <w:fldChar w:fldCharType="end"/>
        </w:r>
      </w:hyperlink>
    </w:p>
    <w:p w14:paraId="7EA925EE" w14:textId="5D48B9BA" w:rsidR="00DA24BA" w:rsidRDefault="00DA24BA">
      <w:pPr>
        <w:pStyle w:val="TableofFigures"/>
        <w:tabs>
          <w:tab w:val="right" w:leader="dot" w:pos="9061"/>
        </w:tabs>
        <w:rPr>
          <w:rFonts w:asciiTheme="minorHAnsi" w:eastAsiaTheme="minorEastAsia" w:hAnsiTheme="minorHAnsi"/>
          <w:noProof/>
          <w:sz w:val="24"/>
          <w:lang w:val="en-US"/>
        </w:rPr>
      </w:pPr>
      <w:hyperlink w:anchor="_Toc230475858" w:history="1">
        <w:r w:rsidRPr="00217359">
          <w:rPr>
            <w:rStyle w:val="Hyperlink"/>
            <w:noProof/>
          </w:rPr>
          <w:t>Hình</w:t>
        </w:r>
        <w:r w:rsidRPr="00217359">
          <w:rPr>
            <w:rStyle w:val="Hyperlink"/>
            <w:noProof/>
            <w:lang w:val="en-US"/>
          </w:rPr>
          <w:t xml:space="preserve"> 4</w:t>
        </w:r>
        <w:r w:rsidRPr="00217359">
          <w:rPr>
            <w:rStyle w:val="Hyperlink"/>
            <w:noProof/>
          </w:rPr>
          <w:t>.7</w:t>
        </w:r>
        <w:r w:rsidRPr="00217359">
          <w:rPr>
            <w:rStyle w:val="Hyperlink"/>
            <w:iCs/>
            <w:noProof/>
          </w:rPr>
          <w:t>: Hệ thống Mask HP và thanh Silk</w:t>
        </w:r>
        <w:r>
          <w:rPr>
            <w:noProof/>
            <w:webHidden/>
          </w:rPr>
          <w:tab/>
        </w:r>
        <w:r>
          <w:rPr>
            <w:noProof/>
            <w:webHidden/>
          </w:rPr>
          <w:fldChar w:fldCharType="begin"/>
        </w:r>
        <w:r>
          <w:rPr>
            <w:noProof/>
            <w:webHidden/>
          </w:rPr>
          <w:instrText xml:space="preserve"> PAGEREF _Toc230475858 \h </w:instrText>
        </w:r>
        <w:r>
          <w:rPr>
            <w:noProof/>
            <w:webHidden/>
          </w:rPr>
        </w:r>
        <w:r>
          <w:rPr>
            <w:noProof/>
            <w:webHidden/>
          </w:rPr>
          <w:fldChar w:fldCharType="separate"/>
        </w:r>
        <w:r>
          <w:rPr>
            <w:noProof/>
            <w:webHidden/>
          </w:rPr>
          <w:t>74</w:t>
        </w:r>
        <w:r>
          <w:rPr>
            <w:noProof/>
            <w:webHidden/>
          </w:rPr>
          <w:fldChar w:fldCharType="end"/>
        </w:r>
      </w:hyperlink>
    </w:p>
    <w:p w14:paraId="3A210470" w14:textId="799EC8BA" w:rsidR="00DA24BA" w:rsidRDefault="00DA24BA">
      <w:pPr>
        <w:pStyle w:val="TableofFigures"/>
        <w:tabs>
          <w:tab w:val="right" w:leader="dot" w:pos="9061"/>
        </w:tabs>
        <w:rPr>
          <w:rFonts w:asciiTheme="minorHAnsi" w:eastAsiaTheme="minorEastAsia" w:hAnsiTheme="minorHAnsi"/>
          <w:noProof/>
          <w:sz w:val="24"/>
          <w:lang w:val="en-US"/>
        </w:rPr>
      </w:pPr>
      <w:hyperlink w:anchor="_Toc230475859" w:history="1">
        <w:r w:rsidRPr="00217359">
          <w:rPr>
            <w:rStyle w:val="Hyperlink"/>
            <w:noProof/>
          </w:rPr>
          <w:t>Hình</w:t>
        </w:r>
        <w:r w:rsidRPr="00217359">
          <w:rPr>
            <w:rStyle w:val="Hyperlink"/>
            <w:noProof/>
            <w:lang w:val="en-US"/>
          </w:rPr>
          <w:t xml:space="preserve"> 4</w:t>
        </w:r>
        <w:r w:rsidRPr="00217359">
          <w:rPr>
            <w:rStyle w:val="Hyperlink"/>
            <w:noProof/>
          </w:rPr>
          <w:t>.8</w:t>
        </w:r>
        <w:r w:rsidRPr="00217359">
          <w:rPr>
            <w:rStyle w:val="Hyperlink"/>
            <w:iCs/>
            <w:noProof/>
            <w:lang w:val="en-US"/>
          </w:rPr>
          <w:t>: RestChair và màn hình lưu game</w:t>
        </w:r>
        <w:r>
          <w:rPr>
            <w:noProof/>
            <w:webHidden/>
          </w:rPr>
          <w:tab/>
        </w:r>
        <w:r>
          <w:rPr>
            <w:noProof/>
            <w:webHidden/>
          </w:rPr>
          <w:fldChar w:fldCharType="begin"/>
        </w:r>
        <w:r>
          <w:rPr>
            <w:noProof/>
            <w:webHidden/>
          </w:rPr>
          <w:instrText xml:space="preserve"> PAGEREF _Toc230475859 \h </w:instrText>
        </w:r>
        <w:r>
          <w:rPr>
            <w:noProof/>
            <w:webHidden/>
          </w:rPr>
        </w:r>
        <w:r>
          <w:rPr>
            <w:noProof/>
            <w:webHidden/>
          </w:rPr>
          <w:fldChar w:fldCharType="separate"/>
        </w:r>
        <w:r>
          <w:rPr>
            <w:noProof/>
            <w:webHidden/>
          </w:rPr>
          <w:t>75</w:t>
        </w:r>
        <w:r>
          <w:rPr>
            <w:noProof/>
            <w:webHidden/>
          </w:rPr>
          <w:fldChar w:fldCharType="end"/>
        </w:r>
      </w:hyperlink>
    </w:p>
    <w:p w14:paraId="1FB40299" w14:textId="79D80404" w:rsidR="00DA24BA" w:rsidRDefault="00DA24BA">
      <w:pPr>
        <w:pStyle w:val="TableofFigures"/>
        <w:tabs>
          <w:tab w:val="right" w:leader="dot" w:pos="9061"/>
        </w:tabs>
        <w:rPr>
          <w:rFonts w:asciiTheme="minorHAnsi" w:eastAsiaTheme="minorEastAsia" w:hAnsiTheme="minorHAnsi"/>
          <w:noProof/>
          <w:sz w:val="24"/>
          <w:lang w:val="en-US"/>
        </w:rPr>
      </w:pPr>
      <w:hyperlink w:anchor="_Toc230475860" w:history="1">
        <w:r w:rsidRPr="00217359">
          <w:rPr>
            <w:rStyle w:val="Hyperlink"/>
            <w:noProof/>
          </w:rPr>
          <w:t>Hình</w:t>
        </w:r>
        <w:r w:rsidRPr="00217359">
          <w:rPr>
            <w:rStyle w:val="Hyperlink"/>
            <w:noProof/>
            <w:lang w:val="en-US"/>
          </w:rPr>
          <w:t xml:space="preserve"> 4</w:t>
        </w:r>
        <w:r w:rsidRPr="00217359">
          <w:rPr>
            <w:rStyle w:val="Hyperlink"/>
            <w:noProof/>
          </w:rPr>
          <w:t>.9</w:t>
        </w:r>
        <w:r w:rsidRPr="00217359">
          <w:rPr>
            <w:rStyle w:val="Hyperlink"/>
            <w:noProof/>
            <w:lang w:val="en-US"/>
          </w:rPr>
          <w:t>: Ví dụ chiến đấu với kẻ địch – sử dụng Parry</w:t>
        </w:r>
        <w:r>
          <w:rPr>
            <w:noProof/>
            <w:webHidden/>
          </w:rPr>
          <w:tab/>
        </w:r>
        <w:r>
          <w:rPr>
            <w:noProof/>
            <w:webHidden/>
          </w:rPr>
          <w:fldChar w:fldCharType="begin"/>
        </w:r>
        <w:r>
          <w:rPr>
            <w:noProof/>
            <w:webHidden/>
          </w:rPr>
          <w:instrText xml:space="preserve"> PAGEREF _Toc230475860 \h </w:instrText>
        </w:r>
        <w:r>
          <w:rPr>
            <w:noProof/>
            <w:webHidden/>
          </w:rPr>
        </w:r>
        <w:r>
          <w:rPr>
            <w:noProof/>
            <w:webHidden/>
          </w:rPr>
          <w:fldChar w:fldCharType="separate"/>
        </w:r>
        <w:r>
          <w:rPr>
            <w:noProof/>
            <w:webHidden/>
          </w:rPr>
          <w:t>76</w:t>
        </w:r>
        <w:r>
          <w:rPr>
            <w:noProof/>
            <w:webHidden/>
          </w:rPr>
          <w:fldChar w:fldCharType="end"/>
        </w:r>
      </w:hyperlink>
    </w:p>
    <w:p w14:paraId="1B23ABDE" w14:textId="57D46D1D" w:rsidR="009A5EF5" w:rsidRDefault="00750E63" w:rsidP="00E05270">
      <w:pPr>
        <w:spacing w:line="360" w:lineRule="auto"/>
        <w:rPr>
          <w:lang w:val="en-US"/>
        </w:rPr>
      </w:pPr>
      <w:r>
        <w:rPr>
          <w:lang w:val="en-US"/>
        </w:rPr>
        <w:fldChar w:fldCharType="end"/>
      </w:r>
      <w:r w:rsidR="009A5EF5">
        <w:rPr>
          <w:lang w:val="en-US"/>
        </w:rPr>
        <w:br w:type="page"/>
      </w:r>
    </w:p>
    <w:p w14:paraId="0BBD6543" w14:textId="77777777" w:rsidR="00DA24BA" w:rsidRDefault="009A5EF5" w:rsidP="00E05270">
      <w:pPr>
        <w:pStyle w:val="Heading1"/>
      </w:pPr>
      <w:bookmarkStart w:id="4" w:name="_Toc230475713"/>
      <w:r w:rsidRPr="00062C9E">
        <w:lastRenderedPageBreak/>
        <w:t>DANH MỤC BẢNG</w:t>
      </w:r>
      <w:bookmarkEnd w:id="4"/>
      <w:r w:rsidR="00750E63">
        <w:fldChar w:fldCharType="begin"/>
      </w:r>
      <w:r w:rsidR="00750E63">
        <w:instrText xml:space="preserve"> TOC \h \z \c "Bảng" </w:instrText>
      </w:r>
      <w:r w:rsidR="00750E63">
        <w:fldChar w:fldCharType="separate"/>
      </w:r>
    </w:p>
    <w:p w14:paraId="7BE27B8D" w14:textId="6DEA75CF" w:rsidR="00DA24BA" w:rsidRDefault="00DA24BA">
      <w:pPr>
        <w:pStyle w:val="TableofFigures"/>
        <w:tabs>
          <w:tab w:val="right" w:leader="dot" w:pos="9061"/>
        </w:tabs>
        <w:rPr>
          <w:rFonts w:asciiTheme="minorHAnsi" w:eastAsiaTheme="minorEastAsia" w:hAnsiTheme="minorHAnsi"/>
          <w:noProof/>
          <w:sz w:val="24"/>
          <w:lang w:val="en-US"/>
        </w:rPr>
      </w:pPr>
      <w:hyperlink w:anchor="_Toc230475861" w:history="1">
        <w:r w:rsidRPr="00793A44">
          <w:rPr>
            <w:rStyle w:val="Hyperlink"/>
            <w:i/>
            <w:iCs/>
            <w:noProof/>
          </w:rPr>
          <w:t>Bảng 2.1: Khảo sát các game tham khảo cùng thể loại</w:t>
        </w:r>
        <w:r>
          <w:rPr>
            <w:noProof/>
            <w:webHidden/>
          </w:rPr>
          <w:tab/>
        </w:r>
        <w:r>
          <w:rPr>
            <w:noProof/>
            <w:webHidden/>
          </w:rPr>
          <w:fldChar w:fldCharType="begin"/>
        </w:r>
        <w:r>
          <w:rPr>
            <w:noProof/>
            <w:webHidden/>
          </w:rPr>
          <w:instrText xml:space="preserve"> PAGEREF _Toc230475861 \h </w:instrText>
        </w:r>
        <w:r>
          <w:rPr>
            <w:noProof/>
            <w:webHidden/>
          </w:rPr>
        </w:r>
        <w:r>
          <w:rPr>
            <w:noProof/>
            <w:webHidden/>
          </w:rPr>
          <w:fldChar w:fldCharType="separate"/>
        </w:r>
        <w:r>
          <w:rPr>
            <w:noProof/>
            <w:webHidden/>
          </w:rPr>
          <w:t>18</w:t>
        </w:r>
        <w:r>
          <w:rPr>
            <w:noProof/>
            <w:webHidden/>
          </w:rPr>
          <w:fldChar w:fldCharType="end"/>
        </w:r>
      </w:hyperlink>
    </w:p>
    <w:p w14:paraId="3AAAC39D" w14:textId="335480E7" w:rsidR="00DA24BA" w:rsidRDefault="00DA24BA">
      <w:pPr>
        <w:pStyle w:val="TableofFigures"/>
        <w:tabs>
          <w:tab w:val="right" w:leader="dot" w:pos="9061"/>
        </w:tabs>
        <w:rPr>
          <w:rFonts w:asciiTheme="minorHAnsi" w:eastAsiaTheme="minorEastAsia" w:hAnsiTheme="minorHAnsi"/>
          <w:noProof/>
          <w:sz w:val="24"/>
          <w:lang w:val="en-US"/>
        </w:rPr>
      </w:pPr>
      <w:hyperlink w:anchor="_Toc230475862" w:history="1">
        <w:r w:rsidRPr="00793A44">
          <w:rPr>
            <w:rStyle w:val="Hyperlink"/>
            <w:noProof/>
          </w:rPr>
          <w:t>Bảng</w:t>
        </w:r>
        <w:r w:rsidRPr="00793A44">
          <w:rPr>
            <w:rStyle w:val="Hyperlink"/>
            <w:noProof/>
            <w:lang w:val="en-US"/>
          </w:rPr>
          <w:t xml:space="preserve"> 2</w:t>
        </w:r>
        <w:r w:rsidRPr="00793A44">
          <w:rPr>
            <w:rStyle w:val="Hyperlink"/>
            <w:noProof/>
          </w:rPr>
          <w:t>.2: Ánh xạ PI và yêu cầu cụ thể của đồ án</w:t>
        </w:r>
        <w:r>
          <w:rPr>
            <w:noProof/>
            <w:webHidden/>
          </w:rPr>
          <w:tab/>
        </w:r>
        <w:r>
          <w:rPr>
            <w:noProof/>
            <w:webHidden/>
          </w:rPr>
          <w:fldChar w:fldCharType="begin"/>
        </w:r>
        <w:r>
          <w:rPr>
            <w:noProof/>
            <w:webHidden/>
          </w:rPr>
          <w:instrText xml:space="preserve"> PAGEREF _Toc230475862 \h </w:instrText>
        </w:r>
        <w:r>
          <w:rPr>
            <w:noProof/>
            <w:webHidden/>
          </w:rPr>
        </w:r>
        <w:r>
          <w:rPr>
            <w:noProof/>
            <w:webHidden/>
          </w:rPr>
          <w:fldChar w:fldCharType="separate"/>
        </w:r>
        <w:r>
          <w:rPr>
            <w:noProof/>
            <w:webHidden/>
          </w:rPr>
          <w:t>21</w:t>
        </w:r>
        <w:r>
          <w:rPr>
            <w:noProof/>
            <w:webHidden/>
          </w:rPr>
          <w:fldChar w:fldCharType="end"/>
        </w:r>
      </w:hyperlink>
    </w:p>
    <w:p w14:paraId="441F2D62" w14:textId="33A0650B" w:rsidR="00DA24BA" w:rsidRDefault="00DA24BA">
      <w:pPr>
        <w:pStyle w:val="TableofFigures"/>
        <w:tabs>
          <w:tab w:val="right" w:leader="dot" w:pos="9061"/>
        </w:tabs>
        <w:rPr>
          <w:rFonts w:asciiTheme="minorHAnsi" w:eastAsiaTheme="minorEastAsia" w:hAnsiTheme="minorHAnsi"/>
          <w:noProof/>
          <w:sz w:val="24"/>
          <w:lang w:val="en-US"/>
        </w:rPr>
      </w:pPr>
      <w:hyperlink w:anchor="_Toc230475863" w:history="1">
        <w:r w:rsidRPr="00793A44">
          <w:rPr>
            <w:rStyle w:val="Hyperlink"/>
            <w:noProof/>
          </w:rPr>
          <w:t>Bảng 2.3</w:t>
        </w:r>
        <w:r w:rsidRPr="00793A44">
          <w:rPr>
            <w:rStyle w:val="Hyperlink"/>
            <w:iCs/>
            <w:noProof/>
          </w:rPr>
          <w:t>: Thông số nhân vật chính</w:t>
        </w:r>
        <w:r>
          <w:rPr>
            <w:noProof/>
            <w:webHidden/>
          </w:rPr>
          <w:tab/>
        </w:r>
        <w:r>
          <w:rPr>
            <w:noProof/>
            <w:webHidden/>
          </w:rPr>
          <w:fldChar w:fldCharType="begin"/>
        </w:r>
        <w:r>
          <w:rPr>
            <w:noProof/>
            <w:webHidden/>
          </w:rPr>
          <w:instrText xml:space="preserve"> PAGEREF _Toc230475863 \h </w:instrText>
        </w:r>
        <w:r>
          <w:rPr>
            <w:noProof/>
            <w:webHidden/>
          </w:rPr>
        </w:r>
        <w:r>
          <w:rPr>
            <w:noProof/>
            <w:webHidden/>
          </w:rPr>
          <w:fldChar w:fldCharType="separate"/>
        </w:r>
        <w:r>
          <w:rPr>
            <w:noProof/>
            <w:webHidden/>
          </w:rPr>
          <w:t>23</w:t>
        </w:r>
        <w:r>
          <w:rPr>
            <w:noProof/>
            <w:webHidden/>
          </w:rPr>
          <w:fldChar w:fldCharType="end"/>
        </w:r>
      </w:hyperlink>
    </w:p>
    <w:p w14:paraId="7B1CF026" w14:textId="61B4D6FA" w:rsidR="00DA24BA" w:rsidRDefault="00DA24BA">
      <w:pPr>
        <w:pStyle w:val="TableofFigures"/>
        <w:tabs>
          <w:tab w:val="right" w:leader="dot" w:pos="9061"/>
        </w:tabs>
        <w:rPr>
          <w:rFonts w:asciiTheme="minorHAnsi" w:eastAsiaTheme="minorEastAsia" w:hAnsiTheme="minorHAnsi"/>
          <w:noProof/>
          <w:sz w:val="24"/>
          <w:lang w:val="en-US"/>
        </w:rPr>
      </w:pPr>
      <w:hyperlink w:anchor="_Toc230475864" w:history="1">
        <w:r w:rsidRPr="00793A44">
          <w:rPr>
            <w:rStyle w:val="Hyperlink"/>
            <w:noProof/>
          </w:rPr>
          <w:t>Bảng</w:t>
        </w:r>
        <w:r w:rsidRPr="00793A44">
          <w:rPr>
            <w:rStyle w:val="Hyperlink"/>
            <w:noProof/>
            <w:lang w:val="en-US"/>
          </w:rPr>
          <w:t xml:space="preserve"> 3</w:t>
        </w:r>
        <w:r w:rsidRPr="00793A44">
          <w:rPr>
            <w:rStyle w:val="Hyperlink"/>
            <w:noProof/>
          </w:rPr>
          <w:t>.1</w:t>
        </w:r>
        <w:r w:rsidRPr="00793A44">
          <w:rPr>
            <w:rStyle w:val="Hyperlink"/>
            <w:noProof/>
            <w:lang w:val="en-US"/>
          </w:rPr>
          <w:t>: Cấu trúc thư mục project Unity thực tế</w:t>
        </w:r>
        <w:r>
          <w:rPr>
            <w:noProof/>
            <w:webHidden/>
          </w:rPr>
          <w:tab/>
        </w:r>
        <w:r>
          <w:rPr>
            <w:noProof/>
            <w:webHidden/>
          </w:rPr>
          <w:fldChar w:fldCharType="begin"/>
        </w:r>
        <w:r>
          <w:rPr>
            <w:noProof/>
            <w:webHidden/>
          </w:rPr>
          <w:instrText xml:space="preserve"> PAGEREF _Toc230475864 \h </w:instrText>
        </w:r>
        <w:r>
          <w:rPr>
            <w:noProof/>
            <w:webHidden/>
          </w:rPr>
        </w:r>
        <w:r>
          <w:rPr>
            <w:noProof/>
            <w:webHidden/>
          </w:rPr>
          <w:fldChar w:fldCharType="separate"/>
        </w:r>
        <w:r>
          <w:rPr>
            <w:noProof/>
            <w:webHidden/>
          </w:rPr>
          <w:t>30</w:t>
        </w:r>
        <w:r>
          <w:rPr>
            <w:noProof/>
            <w:webHidden/>
          </w:rPr>
          <w:fldChar w:fldCharType="end"/>
        </w:r>
      </w:hyperlink>
    </w:p>
    <w:p w14:paraId="2035E30F" w14:textId="5A523805" w:rsidR="00DA24BA" w:rsidRDefault="00DA24BA">
      <w:pPr>
        <w:pStyle w:val="TableofFigures"/>
        <w:tabs>
          <w:tab w:val="right" w:leader="dot" w:pos="9061"/>
        </w:tabs>
        <w:rPr>
          <w:rFonts w:asciiTheme="minorHAnsi" w:eastAsiaTheme="minorEastAsia" w:hAnsiTheme="minorHAnsi"/>
          <w:noProof/>
          <w:sz w:val="24"/>
          <w:lang w:val="en-US"/>
        </w:rPr>
      </w:pPr>
      <w:hyperlink w:anchor="_Toc230475865" w:history="1">
        <w:r w:rsidRPr="00793A44">
          <w:rPr>
            <w:rStyle w:val="Hyperlink"/>
            <w:noProof/>
          </w:rPr>
          <w:t>Bảng</w:t>
        </w:r>
        <w:r w:rsidRPr="00793A44">
          <w:rPr>
            <w:rStyle w:val="Hyperlink"/>
            <w:noProof/>
            <w:lang w:val="en-US"/>
          </w:rPr>
          <w:t xml:space="preserve"> 3</w:t>
        </w:r>
        <w:r w:rsidRPr="00793A44">
          <w:rPr>
            <w:rStyle w:val="Hyperlink"/>
            <w:noProof/>
          </w:rPr>
          <w:t>.2</w:t>
        </w:r>
        <w:r w:rsidRPr="00793A44">
          <w:rPr>
            <w:rStyle w:val="Hyperlink"/>
            <w:noProof/>
            <w:lang w:val="en-US"/>
          </w:rPr>
          <w:t>: Danh sách animation clip nhân vật chính</w:t>
        </w:r>
        <w:r>
          <w:rPr>
            <w:noProof/>
            <w:webHidden/>
          </w:rPr>
          <w:tab/>
        </w:r>
        <w:r>
          <w:rPr>
            <w:noProof/>
            <w:webHidden/>
          </w:rPr>
          <w:fldChar w:fldCharType="begin"/>
        </w:r>
        <w:r>
          <w:rPr>
            <w:noProof/>
            <w:webHidden/>
          </w:rPr>
          <w:instrText xml:space="preserve"> PAGEREF _Toc230475865 \h </w:instrText>
        </w:r>
        <w:r>
          <w:rPr>
            <w:noProof/>
            <w:webHidden/>
          </w:rPr>
        </w:r>
        <w:r>
          <w:rPr>
            <w:noProof/>
            <w:webHidden/>
          </w:rPr>
          <w:fldChar w:fldCharType="separate"/>
        </w:r>
        <w:r>
          <w:rPr>
            <w:noProof/>
            <w:webHidden/>
          </w:rPr>
          <w:t>32</w:t>
        </w:r>
        <w:r>
          <w:rPr>
            <w:noProof/>
            <w:webHidden/>
          </w:rPr>
          <w:fldChar w:fldCharType="end"/>
        </w:r>
      </w:hyperlink>
    </w:p>
    <w:p w14:paraId="4E5476AA" w14:textId="590053B8" w:rsidR="00DA24BA" w:rsidRDefault="00DA24BA">
      <w:pPr>
        <w:pStyle w:val="TableofFigures"/>
        <w:tabs>
          <w:tab w:val="right" w:leader="dot" w:pos="9061"/>
        </w:tabs>
        <w:rPr>
          <w:rFonts w:asciiTheme="minorHAnsi" w:eastAsiaTheme="minorEastAsia" w:hAnsiTheme="minorHAnsi"/>
          <w:noProof/>
          <w:sz w:val="24"/>
          <w:lang w:val="en-US"/>
        </w:rPr>
      </w:pPr>
      <w:hyperlink w:anchor="_Toc230475866" w:history="1">
        <w:r w:rsidRPr="00793A44">
          <w:rPr>
            <w:rStyle w:val="Hyperlink"/>
            <w:noProof/>
          </w:rPr>
          <w:t>Bảng 3.3: Thông số và đặc điểm các kẻ địch thường</w:t>
        </w:r>
        <w:r>
          <w:rPr>
            <w:noProof/>
            <w:webHidden/>
          </w:rPr>
          <w:tab/>
        </w:r>
        <w:r>
          <w:rPr>
            <w:noProof/>
            <w:webHidden/>
          </w:rPr>
          <w:fldChar w:fldCharType="begin"/>
        </w:r>
        <w:r>
          <w:rPr>
            <w:noProof/>
            <w:webHidden/>
          </w:rPr>
          <w:instrText xml:space="preserve"> PAGEREF _Toc230475866 \h </w:instrText>
        </w:r>
        <w:r>
          <w:rPr>
            <w:noProof/>
            <w:webHidden/>
          </w:rPr>
        </w:r>
        <w:r>
          <w:rPr>
            <w:noProof/>
            <w:webHidden/>
          </w:rPr>
          <w:fldChar w:fldCharType="separate"/>
        </w:r>
        <w:r>
          <w:rPr>
            <w:noProof/>
            <w:webHidden/>
          </w:rPr>
          <w:t>35</w:t>
        </w:r>
        <w:r>
          <w:rPr>
            <w:noProof/>
            <w:webHidden/>
          </w:rPr>
          <w:fldChar w:fldCharType="end"/>
        </w:r>
      </w:hyperlink>
    </w:p>
    <w:p w14:paraId="195924C9" w14:textId="0820C750" w:rsidR="00DA24BA" w:rsidRDefault="00DA24BA">
      <w:pPr>
        <w:pStyle w:val="TableofFigures"/>
        <w:tabs>
          <w:tab w:val="right" w:leader="dot" w:pos="9061"/>
        </w:tabs>
        <w:rPr>
          <w:rFonts w:asciiTheme="minorHAnsi" w:eastAsiaTheme="minorEastAsia" w:hAnsiTheme="minorHAnsi"/>
          <w:noProof/>
          <w:sz w:val="24"/>
          <w:lang w:val="en-US"/>
        </w:rPr>
      </w:pPr>
      <w:hyperlink w:anchor="_Toc230475867" w:history="1">
        <w:r w:rsidRPr="00793A44">
          <w:rPr>
            <w:rStyle w:val="Hyperlink"/>
            <w:noProof/>
          </w:rPr>
          <w:t>Bảng</w:t>
        </w:r>
        <w:r w:rsidRPr="00793A44">
          <w:rPr>
            <w:rStyle w:val="Hyperlink"/>
            <w:noProof/>
            <w:lang w:val="en-US"/>
          </w:rPr>
          <w:t xml:space="preserve"> 3</w:t>
        </w:r>
        <w:r w:rsidRPr="00793A44">
          <w:rPr>
            <w:rStyle w:val="Hyperlink"/>
            <w:noProof/>
          </w:rPr>
          <w:t>.4</w:t>
        </w:r>
        <w:r w:rsidRPr="00793A44">
          <w:rPr>
            <w:rStyle w:val="Hyperlink"/>
            <w:iCs/>
            <w:noProof/>
            <w:lang w:val="en-US"/>
          </w:rPr>
          <w:t>: Thông tin các Boss trong game</w:t>
        </w:r>
        <w:r>
          <w:rPr>
            <w:noProof/>
            <w:webHidden/>
          </w:rPr>
          <w:tab/>
        </w:r>
        <w:r>
          <w:rPr>
            <w:noProof/>
            <w:webHidden/>
          </w:rPr>
          <w:fldChar w:fldCharType="begin"/>
        </w:r>
        <w:r>
          <w:rPr>
            <w:noProof/>
            <w:webHidden/>
          </w:rPr>
          <w:instrText xml:space="preserve"> PAGEREF _Toc230475867 \h </w:instrText>
        </w:r>
        <w:r>
          <w:rPr>
            <w:noProof/>
            <w:webHidden/>
          </w:rPr>
        </w:r>
        <w:r>
          <w:rPr>
            <w:noProof/>
            <w:webHidden/>
          </w:rPr>
          <w:fldChar w:fldCharType="separate"/>
        </w:r>
        <w:r>
          <w:rPr>
            <w:noProof/>
            <w:webHidden/>
          </w:rPr>
          <w:t>36</w:t>
        </w:r>
        <w:r>
          <w:rPr>
            <w:noProof/>
            <w:webHidden/>
          </w:rPr>
          <w:fldChar w:fldCharType="end"/>
        </w:r>
      </w:hyperlink>
    </w:p>
    <w:p w14:paraId="0BE5025F" w14:textId="2CC39914" w:rsidR="00DA24BA" w:rsidRDefault="00DA24BA">
      <w:pPr>
        <w:pStyle w:val="TableofFigures"/>
        <w:tabs>
          <w:tab w:val="right" w:leader="dot" w:pos="9061"/>
        </w:tabs>
        <w:rPr>
          <w:rFonts w:asciiTheme="minorHAnsi" w:eastAsiaTheme="minorEastAsia" w:hAnsiTheme="minorHAnsi"/>
          <w:noProof/>
          <w:sz w:val="24"/>
          <w:lang w:val="en-US"/>
        </w:rPr>
      </w:pPr>
      <w:hyperlink w:anchor="_Toc230475868" w:history="1">
        <w:r w:rsidRPr="00793A44">
          <w:rPr>
            <w:rStyle w:val="Hyperlink"/>
            <w:noProof/>
          </w:rPr>
          <w:t>Bảng</w:t>
        </w:r>
        <w:r w:rsidRPr="00793A44">
          <w:rPr>
            <w:rStyle w:val="Hyperlink"/>
            <w:noProof/>
            <w:lang w:val="en-US"/>
          </w:rPr>
          <w:t xml:space="preserve"> 3</w:t>
        </w:r>
        <w:r w:rsidRPr="00793A44">
          <w:rPr>
            <w:rStyle w:val="Hyperlink"/>
            <w:noProof/>
          </w:rPr>
          <w:t>.5</w:t>
        </w:r>
        <w:r w:rsidRPr="00793A44">
          <w:rPr>
            <w:rStyle w:val="Hyperlink"/>
            <w:iCs/>
            <w:noProof/>
            <w:lang w:val="en-US"/>
          </w:rPr>
          <w:t>: Danh sách tài nguyên hình ảnh</w:t>
        </w:r>
        <w:r>
          <w:rPr>
            <w:noProof/>
            <w:webHidden/>
          </w:rPr>
          <w:tab/>
        </w:r>
        <w:r>
          <w:rPr>
            <w:noProof/>
            <w:webHidden/>
          </w:rPr>
          <w:fldChar w:fldCharType="begin"/>
        </w:r>
        <w:r>
          <w:rPr>
            <w:noProof/>
            <w:webHidden/>
          </w:rPr>
          <w:instrText xml:space="preserve"> PAGEREF _Toc230475868 \h </w:instrText>
        </w:r>
        <w:r>
          <w:rPr>
            <w:noProof/>
            <w:webHidden/>
          </w:rPr>
        </w:r>
        <w:r>
          <w:rPr>
            <w:noProof/>
            <w:webHidden/>
          </w:rPr>
          <w:fldChar w:fldCharType="separate"/>
        </w:r>
        <w:r>
          <w:rPr>
            <w:noProof/>
            <w:webHidden/>
          </w:rPr>
          <w:t>46</w:t>
        </w:r>
        <w:r>
          <w:rPr>
            <w:noProof/>
            <w:webHidden/>
          </w:rPr>
          <w:fldChar w:fldCharType="end"/>
        </w:r>
      </w:hyperlink>
    </w:p>
    <w:p w14:paraId="6B98B7B2" w14:textId="7E405719" w:rsidR="00DA24BA" w:rsidRDefault="00DA24BA">
      <w:pPr>
        <w:pStyle w:val="TableofFigures"/>
        <w:tabs>
          <w:tab w:val="right" w:leader="dot" w:pos="9061"/>
        </w:tabs>
        <w:rPr>
          <w:rFonts w:asciiTheme="minorHAnsi" w:eastAsiaTheme="minorEastAsia" w:hAnsiTheme="minorHAnsi"/>
          <w:noProof/>
          <w:sz w:val="24"/>
          <w:lang w:val="en-US"/>
        </w:rPr>
      </w:pPr>
      <w:hyperlink w:anchor="_Toc230475869" w:history="1">
        <w:r w:rsidRPr="00793A44">
          <w:rPr>
            <w:rStyle w:val="Hyperlink"/>
            <w:noProof/>
          </w:rPr>
          <w:t>Bảng</w:t>
        </w:r>
        <w:r w:rsidRPr="00793A44">
          <w:rPr>
            <w:rStyle w:val="Hyperlink"/>
            <w:noProof/>
            <w:lang w:val="en-US"/>
          </w:rPr>
          <w:t xml:space="preserve"> 3</w:t>
        </w:r>
        <w:r w:rsidRPr="00793A44">
          <w:rPr>
            <w:rStyle w:val="Hyperlink"/>
            <w:noProof/>
          </w:rPr>
          <w:t>.6</w:t>
        </w:r>
        <w:r w:rsidRPr="00793A44">
          <w:rPr>
            <w:rStyle w:val="Hyperlink"/>
            <w:iCs/>
            <w:noProof/>
            <w:lang w:val="en-US"/>
          </w:rPr>
          <w:t>: Danh sách tài nguyên âm thanh</w:t>
        </w:r>
        <w:r>
          <w:rPr>
            <w:noProof/>
            <w:webHidden/>
          </w:rPr>
          <w:tab/>
        </w:r>
        <w:r>
          <w:rPr>
            <w:noProof/>
            <w:webHidden/>
          </w:rPr>
          <w:fldChar w:fldCharType="begin"/>
        </w:r>
        <w:r>
          <w:rPr>
            <w:noProof/>
            <w:webHidden/>
          </w:rPr>
          <w:instrText xml:space="preserve"> PAGEREF _Toc230475869 \h </w:instrText>
        </w:r>
        <w:r>
          <w:rPr>
            <w:noProof/>
            <w:webHidden/>
          </w:rPr>
        </w:r>
        <w:r>
          <w:rPr>
            <w:noProof/>
            <w:webHidden/>
          </w:rPr>
          <w:fldChar w:fldCharType="separate"/>
        </w:r>
        <w:r>
          <w:rPr>
            <w:noProof/>
            <w:webHidden/>
          </w:rPr>
          <w:t>47</w:t>
        </w:r>
        <w:r>
          <w:rPr>
            <w:noProof/>
            <w:webHidden/>
          </w:rPr>
          <w:fldChar w:fldCharType="end"/>
        </w:r>
      </w:hyperlink>
    </w:p>
    <w:p w14:paraId="5CCC28EA" w14:textId="7640B486" w:rsidR="00DA24BA" w:rsidRDefault="00DA24BA">
      <w:pPr>
        <w:pStyle w:val="TableofFigures"/>
        <w:tabs>
          <w:tab w:val="right" w:leader="dot" w:pos="9061"/>
        </w:tabs>
        <w:rPr>
          <w:rFonts w:asciiTheme="minorHAnsi" w:eastAsiaTheme="minorEastAsia" w:hAnsiTheme="minorHAnsi"/>
          <w:noProof/>
          <w:sz w:val="24"/>
          <w:lang w:val="en-US"/>
        </w:rPr>
      </w:pPr>
      <w:hyperlink w:anchor="_Toc230475870" w:history="1">
        <w:r w:rsidRPr="00793A44">
          <w:rPr>
            <w:rStyle w:val="Hyperlink"/>
            <w:noProof/>
          </w:rPr>
          <w:t>Bảng</w:t>
        </w:r>
        <w:r w:rsidRPr="00793A44">
          <w:rPr>
            <w:rStyle w:val="Hyperlink"/>
            <w:noProof/>
            <w:lang w:val="en-US"/>
          </w:rPr>
          <w:t xml:space="preserve"> 3</w:t>
        </w:r>
        <w:r w:rsidRPr="00793A44">
          <w:rPr>
            <w:rStyle w:val="Hyperlink"/>
            <w:noProof/>
          </w:rPr>
          <w:t>.7</w:t>
        </w:r>
        <w:r w:rsidRPr="00793A44">
          <w:rPr>
            <w:rStyle w:val="Hyperlink"/>
            <w:noProof/>
            <w:lang w:val="en-US"/>
          </w:rPr>
          <w:t>: Danh sách Prefab chính trong dự án</w:t>
        </w:r>
        <w:r>
          <w:rPr>
            <w:noProof/>
            <w:webHidden/>
          </w:rPr>
          <w:tab/>
        </w:r>
        <w:r>
          <w:rPr>
            <w:noProof/>
            <w:webHidden/>
          </w:rPr>
          <w:fldChar w:fldCharType="begin"/>
        </w:r>
        <w:r>
          <w:rPr>
            <w:noProof/>
            <w:webHidden/>
          </w:rPr>
          <w:instrText xml:space="preserve"> PAGEREF _Toc230475870 \h </w:instrText>
        </w:r>
        <w:r>
          <w:rPr>
            <w:noProof/>
            <w:webHidden/>
          </w:rPr>
        </w:r>
        <w:r>
          <w:rPr>
            <w:noProof/>
            <w:webHidden/>
          </w:rPr>
          <w:fldChar w:fldCharType="separate"/>
        </w:r>
        <w:r>
          <w:rPr>
            <w:noProof/>
            <w:webHidden/>
          </w:rPr>
          <w:t>48</w:t>
        </w:r>
        <w:r>
          <w:rPr>
            <w:noProof/>
            <w:webHidden/>
          </w:rPr>
          <w:fldChar w:fldCharType="end"/>
        </w:r>
      </w:hyperlink>
    </w:p>
    <w:p w14:paraId="1F4A7F96" w14:textId="4552D083" w:rsidR="00DA24BA" w:rsidRDefault="00DA24BA">
      <w:pPr>
        <w:pStyle w:val="TableofFigures"/>
        <w:tabs>
          <w:tab w:val="right" w:leader="dot" w:pos="9061"/>
        </w:tabs>
        <w:rPr>
          <w:rFonts w:asciiTheme="minorHAnsi" w:eastAsiaTheme="minorEastAsia" w:hAnsiTheme="minorHAnsi"/>
          <w:noProof/>
          <w:sz w:val="24"/>
          <w:lang w:val="en-US"/>
        </w:rPr>
      </w:pPr>
      <w:hyperlink w:anchor="_Toc230475871" w:history="1">
        <w:r w:rsidRPr="00793A44">
          <w:rPr>
            <w:rStyle w:val="Hyperlink"/>
            <w:noProof/>
          </w:rPr>
          <w:t>Bảng 4.1</w:t>
        </w:r>
        <w:r w:rsidRPr="00793A44">
          <w:rPr>
            <w:rStyle w:val="Hyperlink"/>
            <w:iCs/>
            <w:noProof/>
          </w:rPr>
          <w:t>: Cấu hình máy phát triển</w:t>
        </w:r>
        <w:r>
          <w:rPr>
            <w:noProof/>
            <w:webHidden/>
          </w:rPr>
          <w:tab/>
        </w:r>
        <w:r>
          <w:rPr>
            <w:noProof/>
            <w:webHidden/>
          </w:rPr>
          <w:fldChar w:fldCharType="begin"/>
        </w:r>
        <w:r>
          <w:rPr>
            <w:noProof/>
            <w:webHidden/>
          </w:rPr>
          <w:instrText xml:space="preserve"> PAGEREF _Toc230475871 \h </w:instrText>
        </w:r>
        <w:r>
          <w:rPr>
            <w:noProof/>
            <w:webHidden/>
          </w:rPr>
        </w:r>
        <w:r>
          <w:rPr>
            <w:noProof/>
            <w:webHidden/>
          </w:rPr>
          <w:fldChar w:fldCharType="separate"/>
        </w:r>
        <w:r>
          <w:rPr>
            <w:noProof/>
            <w:webHidden/>
          </w:rPr>
          <w:t>49</w:t>
        </w:r>
        <w:r>
          <w:rPr>
            <w:noProof/>
            <w:webHidden/>
          </w:rPr>
          <w:fldChar w:fldCharType="end"/>
        </w:r>
      </w:hyperlink>
    </w:p>
    <w:p w14:paraId="080D6A86" w14:textId="08C17825" w:rsidR="00DA24BA" w:rsidRDefault="00DA24BA">
      <w:pPr>
        <w:pStyle w:val="TableofFigures"/>
        <w:tabs>
          <w:tab w:val="right" w:leader="dot" w:pos="9061"/>
        </w:tabs>
        <w:rPr>
          <w:rFonts w:asciiTheme="minorHAnsi" w:eastAsiaTheme="minorEastAsia" w:hAnsiTheme="minorHAnsi"/>
          <w:noProof/>
          <w:sz w:val="24"/>
          <w:lang w:val="en-US"/>
        </w:rPr>
      </w:pPr>
      <w:hyperlink w:anchor="_Toc230475872" w:history="1">
        <w:r w:rsidRPr="00793A44">
          <w:rPr>
            <w:rStyle w:val="Hyperlink"/>
            <w:noProof/>
          </w:rPr>
          <w:t>Bảng</w:t>
        </w:r>
        <w:r w:rsidRPr="00793A44">
          <w:rPr>
            <w:rStyle w:val="Hyperlink"/>
            <w:noProof/>
            <w:lang w:val="en-US"/>
          </w:rPr>
          <w:t xml:space="preserve"> 4</w:t>
        </w:r>
        <w:r w:rsidRPr="00793A44">
          <w:rPr>
            <w:rStyle w:val="Hyperlink"/>
            <w:noProof/>
          </w:rPr>
          <w:t>.2: Thông số thiết bị kiểm thử Android</w:t>
        </w:r>
        <w:r>
          <w:rPr>
            <w:noProof/>
            <w:webHidden/>
          </w:rPr>
          <w:tab/>
        </w:r>
        <w:r>
          <w:rPr>
            <w:noProof/>
            <w:webHidden/>
          </w:rPr>
          <w:fldChar w:fldCharType="begin"/>
        </w:r>
        <w:r>
          <w:rPr>
            <w:noProof/>
            <w:webHidden/>
          </w:rPr>
          <w:instrText xml:space="preserve"> PAGEREF _Toc230475872 \h </w:instrText>
        </w:r>
        <w:r>
          <w:rPr>
            <w:noProof/>
            <w:webHidden/>
          </w:rPr>
        </w:r>
        <w:r>
          <w:rPr>
            <w:noProof/>
            <w:webHidden/>
          </w:rPr>
          <w:fldChar w:fldCharType="separate"/>
        </w:r>
        <w:r>
          <w:rPr>
            <w:noProof/>
            <w:webHidden/>
          </w:rPr>
          <w:t>50</w:t>
        </w:r>
        <w:r>
          <w:rPr>
            <w:noProof/>
            <w:webHidden/>
          </w:rPr>
          <w:fldChar w:fldCharType="end"/>
        </w:r>
      </w:hyperlink>
    </w:p>
    <w:p w14:paraId="05BC3FAB" w14:textId="66AB82B3" w:rsidR="00DA24BA" w:rsidRDefault="00DA24BA">
      <w:pPr>
        <w:pStyle w:val="TableofFigures"/>
        <w:tabs>
          <w:tab w:val="right" w:leader="dot" w:pos="9061"/>
        </w:tabs>
        <w:rPr>
          <w:rFonts w:asciiTheme="minorHAnsi" w:eastAsiaTheme="minorEastAsia" w:hAnsiTheme="minorHAnsi"/>
          <w:noProof/>
          <w:sz w:val="24"/>
          <w:lang w:val="en-US"/>
        </w:rPr>
      </w:pPr>
      <w:hyperlink w:anchor="_Toc230475873" w:history="1">
        <w:r w:rsidRPr="00793A44">
          <w:rPr>
            <w:rStyle w:val="Hyperlink"/>
            <w:noProof/>
          </w:rPr>
          <w:t>Bảng 4.3: Danh sách plugin và thư viện sử dụng</w:t>
        </w:r>
        <w:r>
          <w:rPr>
            <w:noProof/>
            <w:webHidden/>
          </w:rPr>
          <w:tab/>
        </w:r>
        <w:r>
          <w:rPr>
            <w:noProof/>
            <w:webHidden/>
          </w:rPr>
          <w:fldChar w:fldCharType="begin"/>
        </w:r>
        <w:r>
          <w:rPr>
            <w:noProof/>
            <w:webHidden/>
          </w:rPr>
          <w:instrText xml:space="preserve"> PAGEREF _Toc230475873 \h </w:instrText>
        </w:r>
        <w:r>
          <w:rPr>
            <w:noProof/>
            <w:webHidden/>
          </w:rPr>
        </w:r>
        <w:r>
          <w:rPr>
            <w:noProof/>
            <w:webHidden/>
          </w:rPr>
          <w:fldChar w:fldCharType="separate"/>
        </w:r>
        <w:r>
          <w:rPr>
            <w:noProof/>
            <w:webHidden/>
          </w:rPr>
          <w:t>50</w:t>
        </w:r>
        <w:r>
          <w:rPr>
            <w:noProof/>
            <w:webHidden/>
          </w:rPr>
          <w:fldChar w:fldCharType="end"/>
        </w:r>
      </w:hyperlink>
    </w:p>
    <w:p w14:paraId="21E34450" w14:textId="1A601AA2" w:rsidR="00DA24BA" w:rsidRDefault="00DA24BA">
      <w:pPr>
        <w:pStyle w:val="TableofFigures"/>
        <w:tabs>
          <w:tab w:val="right" w:leader="dot" w:pos="9061"/>
        </w:tabs>
        <w:rPr>
          <w:rFonts w:asciiTheme="minorHAnsi" w:eastAsiaTheme="minorEastAsia" w:hAnsiTheme="minorHAnsi"/>
          <w:noProof/>
          <w:sz w:val="24"/>
          <w:lang w:val="en-US"/>
        </w:rPr>
      </w:pPr>
      <w:hyperlink w:anchor="_Toc230475874" w:history="1">
        <w:r w:rsidRPr="00793A44">
          <w:rPr>
            <w:rStyle w:val="Hyperlink"/>
            <w:noProof/>
          </w:rPr>
          <w:t>Bảng</w:t>
        </w:r>
        <w:r w:rsidRPr="00793A44">
          <w:rPr>
            <w:rStyle w:val="Hyperlink"/>
            <w:noProof/>
            <w:lang w:val="en-US"/>
          </w:rPr>
          <w:t xml:space="preserve"> 4</w:t>
        </w:r>
        <w:r w:rsidRPr="00793A44">
          <w:rPr>
            <w:rStyle w:val="Hyperlink"/>
            <w:noProof/>
          </w:rPr>
          <w:t>.4</w:t>
        </w:r>
        <w:r w:rsidRPr="00793A44">
          <w:rPr>
            <w:rStyle w:val="Hyperlink"/>
            <w:iCs/>
            <w:noProof/>
          </w:rPr>
          <w:t>: Kết quả kiểm thử chức năng</w:t>
        </w:r>
        <w:r>
          <w:rPr>
            <w:noProof/>
            <w:webHidden/>
          </w:rPr>
          <w:tab/>
        </w:r>
        <w:r>
          <w:rPr>
            <w:noProof/>
            <w:webHidden/>
          </w:rPr>
          <w:fldChar w:fldCharType="begin"/>
        </w:r>
        <w:r>
          <w:rPr>
            <w:noProof/>
            <w:webHidden/>
          </w:rPr>
          <w:instrText xml:space="preserve"> PAGEREF _Toc230475874 \h </w:instrText>
        </w:r>
        <w:r>
          <w:rPr>
            <w:noProof/>
            <w:webHidden/>
          </w:rPr>
        </w:r>
        <w:r>
          <w:rPr>
            <w:noProof/>
            <w:webHidden/>
          </w:rPr>
          <w:fldChar w:fldCharType="separate"/>
        </w:r>
        <w:r>
          <w:rPr>
            <w:noProof/>
            <w:webHidden/>
          </w:rPr>
          <w:t>66</w:t>
        </w:r>
        <w:r>
          <w:rPr>
            <w:noProof/>
            <w:webHidden/>
          </w:rPr>
          <w:fldChar w:fldCharType="end"/>
        </w:r>
      </w:hyperlink>
    </w:p>
    <w:p w14:paraId="26C06597" w14:textId="06E83A8C" w:rsidR="00DA24BA" w:rsidRDefault="00DA24BA">
      <w:pPr>
        <w:pStyle w:val="TableofFigures"/>
        <w:tabs>
          <w:tab w:val="right" w:leader="dot" w:pos="9061"/>
        </w:tabs>
        <w:rPr>
          <w:rFonts w:asciiTheme="minorHAnsi" w:eastAsiaTheme="minorEastAsia" w:hAnsiTheme="minorHAnsi"/>
          <w:noProof/>
          <w:sz w:val="24"/>
          <w:lang w:val="en-US"/>
        </w:rPr>
      </w:pPr>
      <w:hyperlink w:anchor="_Toc230475875" w:history="1">
        <w:r w:rsidRPr="00793A44">
          <w:rPr>
            <w:rStyle w:val="Hyperlink"/>
            <w:noProof/>
          </w:rPr>
          <w:t>Bảng</w:t>
        </w:r>
        <w:r w:rsidRPr="00793A44">
          <w:rPr>
            <w:rStyle w:val="Hyperlink"/>
            <w:noProof/>
            <w:lang w:val="en-US"/>
          </w:rPr>
          <w:t xml:space="preserve"> 4</w:t>
        </w:r>
        <w:r w:rsidRPr="00793A44">
          <w:rPr>
            <w:rStyle w:val="Hyperlink"/>
            <w:noProof/>
          </w:rPr>
          <w:t>.5: Kết quả đo hiệu năng trên thiết bị Android</w:t>
        </w:r>
        <w:r>
          <w:rPr>
            <w:noProof/>
            <w:webHidden/>
          </w:rPr>
          <w:tab/>
        </w:r>
        <w:r>
          <w:rPr>
            <w:noProof/>
            <w:webHidden/>
          </w:rPr>
          <w:fldChar w:fldCharType="begin"/>
        </w:r>
        <w:r>
          <w:rPr>
            <w:noProof/>
            <w:webHidden/>
          </w:rPr>
          <w:instrText xml:space="preserve"> PAGEREF _Toc230475875 \h </w:instrText>
        </w:r>
        <w:r>
          <w:rPr>
            <w:noProof/>
            <w:webHidden/>
          </w:rPr>
        </w:r>
        <w:r>
          <w:rPr>
            <w:noProof/>
            <w:webHidden/>
          </w:rPr>
          <w:fldChar w:fldCharType="separate"/>
        </w:r>
        <w:r>
          <w:rPr>
            <w:noProof/>
            <w:webHidden/>
          </w:rPr>
          <w:t>67</w:t>
        </w:r>
        <w:r>
          <w:rPr>
            <w:noProof/>
            <w:webHidden/>
          </w:rPr>
          <w:fldChar w:fldCharType="end"/>
        </w:r>
      </w:hyperlink>
    </w:p>
    <w:p w14:paraId="3E0611FF" w14:textId="1D9BDA89" w:rsidR="00DA24BA" w:rsidRDefault="00DA24BA">
      <w:pPr>
        <w:pStyle w:val="TableofFigures"/>
        <w:tabs>
          <w:tab w:val="right" w:leader="dot" w:pos="9061"/>
        </w:tabs>
        <w:rPr>
          <w:rFonts w:asciiTheme="minorHAnsi" w:eastAsiaTheme="minorEastAsia" w:hAnsiTheme="minorHAnsi"/>
          <w:noProof/>
          <w:sz w:val="24"/>
          <w:lang w:val="en-US"/>
        </w:rPr>
      </w:pPr>
      <w:hyperlink w:anchor="_Toc230475876" w:history="1">
        <w:r w:rsidRPr="00793A44">
          <w:rPr>
            <w:rStyle w:val="Hyperlink"/>
            <w:noProof/>
          </w:rPr>
          <w:t>Bảng</w:t>
        </w:r>
        <w:r w:rsidRPr="00793A44">
          <w:rPr>
            <w:rStyle w:val="Hyperlink"/>
            <w:noProof/>
            <w:lang w:val="en-US"/>
          </w:rPr>
          <w:t xml:space="preserve"> 4</w:t>
        </w:r>
        <w:r w:rsidRPr="00793A44">
          <w:rPr>
            <w:rStyle w:val="Hyperlink"/>
            <w:noProof/>
          </w:rPr>
          <w:t>.6: Danh sách lỗi phát hiện và cách khắc phục</w:t>
        </w:r>
        <w:r>
          <w:rPr>
            <w:noProof/>
            <w:webHidden/>
          </w:rPr>
          <w:tab/>
        </w:r>
        <w:r>
          <w:rPr>
            <w:noProof/>
            <w:webHidden/>
          </w:rPr>
          <w:fldChar w:fldCharType="begin"/>
        </w:r>
        <w:r>
          <w:rPr>
            <w:noProof/>
            <w:webHidden/>
          </w:rPr>
          <w:instrText xml:space="preserve"> PAGEREF _Toc230475876 \h </w:instrText>
        </w:r>
        <w:r>
          <w:rPr>
            <w:noProof/>
            <w:webHidden/>
          </w:rPr>
        </w:r>
        <w:r>
          <w:rPr>
            <w:noProof/>
            <w:webHidden/>
          </w:rPr>
          <w:fldChar w:fldCharType="separate"/>
        </w:r>
        <w:r>
          <w:rPr>
            <w:noProof/>
            <w:webHidden/>
          </w:rPr>
          <w:t>68</w:t>
        </w:r>
        <w:r>
          <w:rPr>
            <w:noProof/>
            <w:webHidden/>
          </w:rPr>
          <w:fldChar w:fldCharType="end"/>
        </w:r>
      </w:hyperlink>
    </w:p>
    <w:p w14:paraId="09ED29B3" w14:textId="5AA816A5" w:rsidR="00DA24BA" w:rsidRDefault="00DA24BA">
      <w:pPr>
        <w:pStyle w:val="TableofFigures"/>
        <w:tabs>
          <w:tab w:val="right" w:leader="dot" w:pos="9061"/>
        </w:tabs>
        <w:rPr>
          <w:rFonts w:asciiTheme="minorHAnsi" w:eastAsiaTheme="minorEastAsia" w:hAnsiTheme="minorHAnsi"/>
          <w:noProof/>
          <w:sz w:val="24"/>
          <w:lang w:val="en-US"/>
        </w:rPr>
      </w:pPr>
      <w:hyperlink w:anchor="_Toc230475877" w:history="1">
        <w:r w:rsidRPr="00793A44">
          <w:rPr>
            <w:rStyle w:val="Hyperlink"/>
            <w:noProof/>
          </w:rPr>
          <w:t>Bảng</w:t>
        </w:r>
        <w:r w:rsidRPr="00793A44">
          <w:rPr>
            <w:rStyle w:val="Hyperlink"/>
            <w:noProof/>
            <w:lang w:val="en-US"/>
          </w:rPr>
          <w:t xml:space="preserve"> 4</w:t>
        </w:r>
        <w:r w:rsidRPr="00793A44">
          <w:rPr>
            <w:rStyle w:val="Hyperlink"/>
            <w:noProof/>
          </w:rPr>
          <w:t>.7</w:t>
        </w:r>
        <w:r w:rsidRPr="00793A44">
          <w:rPr>
            <w:rStyle w:val="Hyperlink"/>
            <w:iCs/>
            <w:noProof/>
          </w:rPr>
          <w:t>: Yêu cầu tối thiểu để chạy game</w:t>
        </w:r>
        <w:r>
          <w:rPr>
            <w:noProof/>
            <w:webHidden/>
          </w:rPr>
          <w:tab/>
        </w:r>
        <w:r>
          <w:rPr>
            <w:noProof/>
            <w:webHidden/>
          </w:rPr>
          <w:fldChar w:fldCharType="begin"/>
        </w:r>
        <w:r>
          <w:rPr>
            <w:noProof/>
            <w:webHidden/>
          </w:rPr>
          <w:instrText xml:space="preserve"> PAGEREF _Toc230475877 \h </w:instrText>
        </w:r>
        <w:r>
          <w:rPr>
            <w:noProof/>
            <w:webHidden/>
          </w:rPr>
        </w:r>
        <w:r>
          <w:rPr>
            <w:noProof/>
            <w:webHidden/>
          </w:rPr>
          <w:fldChar w:fldCharType="separate"/>
        </w:r>
        <w:r>
          <w:rPr>
            <w:noProof/>
            <w:webHidden/>
          </w:rPr>
          <w:t>71</w:t>
        </w:r>
        <w:r>
          <w:rPr>
            <w:noProof/>
            <w:webHidden/>
          </w:rPr>
          <w:fldChar w:fldCharType="end"/>
        </w:r>
      </w:hyperlink>
    </w:p>
    <w:p w14:paraId="6A656522" w14:textId="3B507D89" w:rsidR="00DA24BA" w:rsidRDefault="00DA24BA">
      <w:pPr>
        <w:pStyle w:val="TableofFigures"/>
        <w:tabs>
          <w:tab w:val="right" w:leader="dot" w:pos="9061"/>
        </w:tabs>
        <w:rPr>
          <w:rFonts w:asciiTheme="minorHAnsi" w:eastAsiaTheme="minorEastAsia" w:hAnsiTheme="minorHAnsi"/>
          <w:noProof/>
          <w:sz w:val="24"/>
          <w:lang w:val="en-US"/>
        </w:rPr>
      </w:pPr>
      <w:hyperlink w:anchor="_Toc230475878" w:history="1">
        <w:r w:rsidRPr="00793A44">
          <w:rPr>
            <w:rStyle w:val="Hyperlink"/>
            <w:noProof/>
          </w:rPr>
          <w:t>Bảng 4.8</w:t>
        </w:r>
        <w:r w:rsidRPr="00793A44">
          <w:rPr>
            <w:rStyle w:val="Hyperlink"/>
            <w:iCs/>
            <w:noProof/>
          </w:rPr>
          <w:t>: Hướng dẫn điều khiển đầy đủ</w:t>
        </w:r>
        <w:r>
          <w:rPr>
            <w:noProof/>
            <w:webHidden/>
          </w:rPr>
          <w:tab/>
        </w:r>
        <w:r>
          <w:rPr>
            <w:noProof/>
            <w:webHidden/>
          </w:rPr>
          <w:fldChar w:fldCharType="begin"/>
        </w:r>
        <w:r>
          <w:rPr>
            <w:noProof/>
            <w:webHidden/>
          </w:rPr>
          <w:instrText xml:space="preserve"> PAGEREF _Toc230475878 \h </w:instrText>
        </w:r>
        <w:r>
          <w:rPr>
            <w:noProof/>
            <w:webHidden/>
          </w:rPr>
        </w:r>
        <w:r>
          <w:rPr>
            <w:noProof/>
            <w:webHidden/>
          </w:rPr>
          <w:fldChar w:fldCharType="separate"/>
        </w:r>
        <w:r>
          <w:rPr>
            <w:noProof/>
            <w:webHidden/>
          </w:rPr>
          <w:t>73</w:t>
        </w:r>
        <w:r>
          <w:rPr>
            <w:noProof/>
            <w:webHidden/>
          </w:rPr>
          <w:fldChar w:fldCharType="end"/>
        </w:r>
      </w:hyperlink>
    </w:p>
    <w:p w14:paraId="5D7771C6" w14:textId="6E145B05" w:rsidR="00757ED2" w:rsidRDefault="00750E63" w:rsidP="00E05270">
      <w:pPr>
        <w:pStyle w:val="Title"/>
        <w:rPr>
          <w:lang w:val="en-US"/>
        </w:rPr>
      </w:pPr>
      <w:r>
        <w:fldChar w:fldCharType="end"/>
      </w:r>
    </w:p>
    <w:p w14:paraId="46690907" w14:textId="77777777" w:rsidR="009A5EF5" w:rsidRDefault="009A5EF5" w:rsidP="00E05270">
      <w:pPr>
        <w:spacing w:line="360" w:lineRule="auto"/>
        <w:rPr>
          <w:lang w:val="en-US"/>
        </w:rPr>
      </w:pPr>
    </w:p>
    <w:p w14:paraId="35BFE56D" w14:textId="6D2272AD" w:rsidR="009A5EF5" w:rsidRPr="009A5EF5" w:rsidRDefault="009A5EF5" w:rsidP="00E05270">
      <w:pPr>
        <w:spacing w:line="360" w:lineRule="auto"/>
        <w:sectPr w:rsidR="009A5EF5" w:rsidRPr="009A5EF5" w:rsidSect="00711AAC">
          <w:headerReference w:type="default" r:id="rId11"/>
          <w:pgSz w:w="11906" w:h="16838" w:code="9"/>
          <w:pgMar w:top="1134" w:right="1134" w:bottom="1134" w:left="1701" w:header="709" w:footer="709" w:gutter="0"/>
          <w:pgNumType w:fmt="lowerRoman" w:start="1"/>
          <w:cols w:space="708"/>
          <w:docGrid w:linePitch="360"/>
        </w:sectPr>
      </w:pPr>
    </w:p>
    <w:p w14:paraId="2D833C09" w14:textId="77777777" w:rsidR="008C2412" w:rsidRPr="00195DF8" w:rsidRDefault="008C2412" w:rsidP="00E05270">
      <w:pPr>
        <w:pStyle w:val="Heading1"/>
      </w:pPr>
      <w:bookmarkStart w:id="5" w:name="_Toc230475714"/>
      <w:r w:rsidRPr="008C2412">
        <w:lastRenderedPageBreak/>
        <w:t>LỜI MỞ ĐẦU</w:t>
      </w:r>
      <w:bookmarkEnd w:id="5"/>
    </w:p>
    <w:p w14:paraId="1C49BAF6" w14:textId="24E5AAE4" w:rsidR="008C2412" w:rsidRPr="00195DF8" w:rsidRDefault="008C2412" w:rsidP="00E05270">
      <w:pPr>
        <w:spacing w:line="360" w:lineRule="auto"/>
        <w:ind w:firstLine="720"/>
        <w:jc w:val="both"/>
      </w:pPr>
      <w:r w:rsidRPr="00195DF8">
        <w:t>Ngành công nghiệp game điện tử hiện là một trong những ngành giải trí lớn nhất thế giới với doanh thu vượt 180 tỷ USD năm 2023, trong đó game di động chiếm hơn 50% thị phần. Android với hơn 70% thị phần hệ điều hành di động toàn cầu là nền tảng có lượng người dùng đông đảo nhất, tạo ra cơ hội rất lớn cho các nhà phát triển game độc lập</w:t>
      </w:r>
    </w:p>
    <w:p w14:paraId="420E46C7" w14:textId="51E6C875" w:rsidR="008C2412" w:rsidRPr="00195DF8" w:rsidRDefault="008C2412" w:rsidP="00E05270">
      <w:pPr>
        <w:spacing w:line="360" w:lineRule="auto"/>
        <w:ind w:firstLine="720"/>
        <w:jc w:val="both"/>
      </w:pPr>
      <w:r w:rsidRPr="00195DF8">
        <w:t>Trong bối cảnh đó, game Platformer 2D là thể loại có lịch sử lâu đời nhưng chưa bao giờ mất đi sức hút. Từ Super Mario Bros. (1985) đến Hollow Knight (2017) và Dead Cells (2018), thể loại này không ngừng chứng minh sức sống mạnh mẽ. Việc xây dựng một game Platformer 2D hoàn chỉnh là cơ hội để áp dụng tổng hợp nhiều kiến thức kỹ thuật: lập trình hướng đối tượng, thiết kế kiến trúc phần mềm, lập trình AI, xử lý vật lý và tối ưu hóa hiệu năng trên thiết bị di động.</w:t>
      </w:r>
    </w:p>
    <w:p w14:paraId="711CCF17" w14:textId="609BB75A" w:rsidR="008C2412" w:rsidRPr="00195DF8" w:rsidRDefault="008C2412" w:rsidP="00E05270">
      <w:pPr>
        <w:spacing w:line="360" w:lineRule="auto"/>
        <w:ind w:firstLine="720"/>
        <w:jc w:val="both"/>
      </w:pPr>
      <w:r w:rsidRPr="00195DF8">
        <w:t>Đồ án "Xây dựng game Platformer 2D" được thực hiện với mục tiêu xây dựng một game Action Platformer 2D hoàn chỉnh chạy trên Android, sử dụng Unity Engine và C#. Sản phẩm là game phiêu lưu với nhân vật Tenroh trong thế giới hang động huyền bí, tích hợp hệ thống AI sử dụng thuật toán A* Pathfinding, kiến trúc Additive Scene Loading, hệ thống chiến đấu đa dạng và điều khiển cảm ứng tối ưu cho màn hình di động.</w:t>
      </w:r>
    </w:p>
    <w:p w14:paraId="6223A29D" w14:textId="3A54F295" w:rsidR="008C2412" w:rsidRPr="00195DF8" w:rsidRDefault="008C2412" w:rsidP="00E05270">
      <w:pPr>
        <w:spacing w:line="360" w:lineRule="auto"/>
        <w:ind w:firstLine="720"/>
      </w:pPr>
      <w:r w:rsidRPr="00195DF8">
        <w:t>Báo cáo được tổ chức thành bốn chương với nội dung cụ thể như sau:</w:t>
      </w:r>
    </w:p>
    <w:p w14:paraId="1BE28AE4" w14:textId="3FB43D23" w:rsidR="008C2412" w:rsidRPr="00195DF8" w:rsidRDefault="008C2412" w:rsidP="00E05270">
      <w:pPr>
        <w:spacing w:line="360" w:lineRule="auto"/>
        <w:ind w:firstLine="720"/>
        <w:jc w:val="both"/>
      </w:pPr>
      <w:r w:rsidRPr="00195DF8">
        <w:t>Chương 1</w:t>
      </w:r>
      <w:r w:rsidR="00750E63" w:rsidRPr="00750E63">
        <w:t>:</w:t>
      </w:r>
      <w:r w:rsidRPr="00195DF8">
        <w:t xml:space="preserve"> Cơ sở lý thuyết:</w:t>
      </w:r>
      <w:r w:rsidRPr="00195DF8">
        <w:rPr>
          <w:b/>
          <w:bCs/>
        </w:rPr>
        <w:t xml:space="preserve"> </w:t>
      </w:r>
      <w:r w:rsidRPr="00195DF8">
        <w:t>Trình bày tổng quan về thể loại game Platformer 2D, các công cụ và công nghệ sử dụng bao gồm Unity Engine, C#, Tilemap, Animation và A* Pathfinding, cùng các khái niệm kỹ thuật cốt lõi và đặc thù phát triển trên nền tảng Android.</w:t>
      </w:r>
    </w:p>
    <w:p w14:paraId="0AA58415" w14:textId="5425D457" w:rsidR="008C2412" w:rsidRPr="00195DF8" w:rsidRDefault="008C2412" w:rsidP="00E05270">
      <w:pPr>
        <w:spacing w:line="360" w:lineRule="auto"/>
        <w:ind w:firstLine="720"/>
        <w:jc w:val="both"/>
      </w:pPr>
      <w:r w:rsidRPr="00195DF8">
        <w:t>Chương 2</w:t>
      </w:r>
      <w:r w:rsidR="00750E63" w:rsidRPr="00750E63">
        <w:t>:</w:t>
      </w:r>
      <w:r w:rsidRPr="00195DF8">
        <w:t xml:space="preserve"> Phân tích game:</w:t>
      </w:r>
      <w:r w:rsidRPr="00195DF8">
        <w:rPr>
          <w:b/>
          <w:bCs/>
        </w:rPr>
        <w:t xml:space="preserve"> </w:t>
      </w:r>
      <w:r w:rsidRPr="00195DF8">
        <w:t>Mô tả bối cảnh và ý tưởng game, phân tích yêu cầu chức năng và phi chức năng, xác định cấu trúc hoạt động, hệ thống kẻ địch và phạm vi triển khai trong giới hạn thời gian của đồ án.</w:t>
      </w:r>
    </w:p>
    <w:p w14:paraId="52C229E1" w14:textId="6E69B075" w:rsidR="008C2412" w:rsidRPr="00195DF8" w:rsidRDefault="008C2412" w:rsidP="00E05270">
      <w:pPr>
        <w:spacing w:line="360" w:lineRule="auto"/>
        <w:ind w:firstLine="720"/>
        <w:jc w:val="both"/>
      </w:pPr>
      <w:r w:rsidRPr="00195DF8">
        <w:t>Chương 3</w:t>
      </w:r>
      <w:r w:rsidR="00750E63" w:rsidRPr="00750E63">
        <w:t>:</w:t>
      </w:r>
      <w:r w:rsidRPr="00195DF8">
        <w:t xml:space="preserve"> Thiết kế game:</w:t>
      </w:r>
      <w:r w:rsidRPr="00195DF8">
        <w:rPr>
          <w:b/>
          <w:bCs/>
        </w:rPr>
        <w:t xml:space="preserve"> </w:t>
      </w:r>
      <w:r w:rsidRPr="00195DF8">
        <w:t>Trình bày thiết kế kiến trúc hệ thống theo mô hình Additive Scene Loading, thiết kế nhân vật Tenroh, hệ thống 10 loại kẻ địch và 3 Boss, kiến trúc bản đồ Room-Based với hai khu vực chính DirtCaveArea và MossyCaveArea, thiết kế UI/UX và quản lý tài nguyên.</w:t>
      </w:r>
    </w:p>
    <w:p w14:paraId="62E4098E" w14:textId="35474600" w:rsidR="00711AAC" w:rsidRPr="00195DF8" w:rsidRDefault="008C2412" w:rsidP="00E05270">
      <w:pPr>
        <w:spacing w:line="360" w:lineRule="auto"/>
        <w:ind w:firstLine="720"/>
        <w:jc w:val="both"/>
      </w:pPr>
      <w:r w:rsidRPr="00195DF8">
        <w:lastRenderedPageBreak/>
        <w:t>Chương 4</w:t>
      </w:r>
      <w:r w:rsidR="00750E63" w:rsidRPr="00750E63">
        <w:t>:</w:t>
      </w:r>
      <w:r w:rsidRPr="00195DF8">
        <w:t xml:space="preserve"> Triển khai game:</w:t>
      </w:r>
      <w:r w:rsidRPr="00195DF8">
        <w:rPr>
          <w:b/>
          <w:bCs/>
        </w:rPr>
        <w:t xml:space="preserve"> </w:t>
      </w:r>
      <w:r w:rsidRPr="00195DF8">
        <w:t>Mô tả môi trường phát triển, phân tích code thực tế của các module chính (Player.cs, Enemy.cs, RbPathfindAI.cs, LevelLoader.cs, GameMaster.cs), hướng dẫn sử dụng game và kết quả kiểm thử trên thiết bị Android.</w:t>
      </w:r>
    </w:p>
    <w:p w14:paraId="0FEB8BFB" w14:textId="04E867D5" w:rsidR="00710DAA" w:rsidRPr="001F500E" w:rsidRDefault="00710DAA" w:rsidP="00E05270">
      <w:pPr>
        <w:pStyle w:val="Heading1"/>
      </w:pPr>
      <w:bookmarkStart w:id="6" w:name="_Toc230475715"/>
      <w:r w:rsidRPr="001F500E">
        <w:t>CHƯƠNG 1. CƠ SỞ LÝ THUYẾT</w:t>
      </w:r>
      <w:bookmarkEnd w:id="6"/>
    </w:p>
    <w:p w14:paraId="5A65C398" w14:textId="77777777" w:rsidR="00710DAA" w:rsidRPr="00195DF8" w:rsidRDefault="00710DAA" w:rsidP="00E05270">
      <w:pPr>
        <w:pStyle w:val="Heading2"/>
        <w:spacing w:line="360" w:lineRule="auto"/>
        <w:rPr>
          <w:kern w:val="0"/>
          <w:lang w:val="vi-VN"/>
        </w:rPr>
      </w:pPr>
      <w:bookmarkStart w:id="7" w:name="_Toc230475716"/>
      <w:r w:rsidRPr="00195DF8">
        <w:rPr>
          <w:lang w:val="vi-VN"/>
        </w:rPr>
        <w:t>1.1. Tổng quan về game Platformer 2D</w:t>
      </w:r>
      <w:bookmarkEnd w:id="7"/>
    </w:p>
    <w:p w14:paraId="0D0D8CE4" w14:textId="77777777" w:rsidR="00710DAA" w:rsidRPr="00710DAA" w:rsidRDefault="00710DAA" w:rsidP="00E05270">
      <w:pPr>
        <w:pStyle w:val="Heading3"/>
        <w:spacing w:line="360" w:lineRule="auto"/>
        <w:rPr>
          <w:lang w:val="vi-VN"/>
        </w:rPr>
      </w:pPr>
      <w:bookmarkStart w:id="8" w:name="_Toc230475717"/>
      <w:r w:rsidRPr="00710DAA">
        <w:rPr>
          <w:lang w:val="vi-VN"/>
        </w:rPr>
        <w:t>1.1.1. Khái niệm game Platformer 2D</w:t>
      </w:r>
      <w:bookmarkEnd w:id="8"/>
    </w:p>
    <w:p w14:paraId="25B2E142" w14:textId="7E825453" w:rsidR="00710DAA" w:rsidRPr="00910A2A" w:rsidRDefault="00710DAA" w:rsidP="00E05270">
      <w:pPr>
        <w:spacing w:line="360" w:lineRule="auto"/>
        <w:ind w:firstLine="720"/>
        <w:jc w:val="both"/>
      </w:pPr>
      <w:r>
        <w:t>Game Platformer 2D (trò chơi nhảy nền tảng hai chiều) là một thể loại trò chơi điện tử trong đó người chơi điều khiển nhân vật di chuyển, nhảy qua các nền tảng (platform), vượt qua chướng ngại vật và chiến đấu với kẻ địch trong không gian hai chiều. Toàn bộ cảnh quan và chuyển động của game diễn ra trên mặt phẳng ngang và dọc, không có chiều sâu thực sự như các game 3D.</w:t>
      </w:r>
    </w:p>
    <w:p w14:paraId="57AB3C86" w14:textId="1C9A30A7" w:rsidR="00710DAA" w:rsidRPr="00910A2A" w:rsidRDefault="00710DAA" w:rsidP="00E05270">
      <w:pPr>
        <w:spacing w:line="360" w:lineRule="auto"/>
        <w:ind w:firstLine="720"/>
        <w:jc w:val="both"/>
      </w:pPr>
      <w:r>
        <w:t>Thể loại platformer là một trong những thể loại game lâu đời nhất và phổ biến nhất trong lịch sử trò chơi điện tử. Những tựa game tiên phong như Donkey Kong (1981), Super Mario Bros. (1985) đã đặt nền móng cho thể loại này và tiếp tục ảnh hưởng sâu rộng đến ngành công nghiệp game hiện đại. Theo báo cáo của Newzoo (2023), game Platformer vẫn thuộc nhóm thể loại được tải xuống nhiều nhất trên các nền tảng di động, với hàng tỷ lượt chơi mỗi năm.</w:t>
      </w:r>
    </w:p>
    <w:p w14:paraId="60039CA6" w14:textId="4074F327" w:rsidR="00710DAA" w:rsidRPr="00910A2A" w:rsidRDefault="00710DAA" w:rsidP="00E05270">
      <w:pPr>
        <w:spacing w:line="360" w:lineRule="auto"/>
        <w:ind w:firstLine="720"/>
        <w:jc w:val="both"/>
      </w:pPr>
      <w:r>
        <w:t>Điều làm cho Platformer 2D trở nên hấp dẫn là sự kết hợp hài hòa giữa kỹ năng phản xạ, tư duy chiến thuật và cảm giác khám phá. Người chơi không chỉ đơn giản di chuyển từ điểm A đến điểm B mà còn phải quan sát bố cục bản đồ, nhận diện điểm yếu của kẻ thù và tận dụng môi trường để vượt qua thử thách.</w:t>
      </w:r>
    </w:p>
    <w:p w14:paraId="059D7043" w14:textId="77777777" w:rsidR="00710DAA" w:rsidRPr="00710DAA" w:rsidRDefault="00710DAA" w:rsidP="00E05270">
      <w:pPr>
        <w:pStyle w:val="Heading3"/>
        <w:spacing w:line="360" w:lineRule="auto"/>
        <w:rPr>
          <w:lang w:val="vi-VN"/>
        </w:rPr>
      </w:pPr>
      <w:bookmarkStart w:id="9" w:name="_Toc230475718"/>
      <w:r w:rsidRPr="00710DAA">
        <w:rPr>
          <w:lang w:val="vi-VN"/>
        </w:rPr>
        <w:t>1.1.2. Lịch sử phát triển của thể loại Platformer</w:t>
      </w:r>
      <w:bookmarkEnd w:id="9"/>
    </w:p>
    <w:p w14:paraId="088FE82B" w14:textId="73D0B272" w:rsidR="00710DAA" w:rsidRPr="00910A2A" w:rsidRDefault="00710DAA" w:rsidP="00E05270">
      <w:pPr>
        <w:spacing w:line="360" w:lineRule="auto"/>
        <w:ind w:firstLine="720"/>
        <w:jc w:val="both"/>
      </w:pPr>
      <w:r>
        <w:t>Game Platformer có lịch sử phát triển hơn bốn thập kỷ, trải qua nhiều giai đoạn quan trọng:</w:t>
      </w:r>
    </w:p>
    <w:p w14:paraId="57DF28B8" w14:textId="758D7C3F" w:rsidR="00710DAA" w:rsidRPr="00910A2A" w:rsidRDefault="00710DAA" w:rsidP="00E05270">
      <w:pPr>
        <w:spacing w:line="360" w:lineRule="auto"/>
        <w:ind w:firstLine="720"/>
        <w:jc w:val="both"/>
      </w:pPr>
      <w:r>
        <w:t>Giai đoạn khai sinh (1980–1989): Donkey Kong (1981) của Nintendo được coi là tựa game platformer đầu tiên, đặt nền móng cho cơ chế nhảy và leo trèo. Super Mario Bros. (1985) sau đó trở thành chuẩn mực của thể loại với hệ thống màn chơi tuyến tính, thu thập vật phẩm và đa dạng kẻ địch.</w:t>
      </w:r>
    </w:p>
    <w:p w14:paraId="105A66B7" w14:textId="6FF5FBAA" w:rsidR="00710DAA" w:rsidRPr="00910A2A" w:rsidRDefault="00710DAA" w:rsidP="00E05270">
      <w:pPr>
        <w:spacing w:line="360" w:lineRule="auto"/>
        <w:ind w:firstLine="720"/>
        <w:jc w:val="both"/>
      </w:pPr>
      <w:r>
        <w:t xml:space="preserve">Thời kỳ vàng (1990–2000): Sự bùng nổ của console 16-bit (SNES, Sega Genesis) mang đến những tựa game kinh điển như Super Mario World (1990), Sonic the </w:t>
      </w:r>
      <w:r>
        <w:lastRenderedPageBreak/>
        <w:t>Hedgehog (1991), Mega Man X (1993). Đây cũng là giai đoạn xuất hiện thể loại Metroidvania với Super Metroid (1994) và Castlevania: Symphony of the Night (1997).</w:t>
      </w:r>
    </w:p>
    <w:p w14:paraId="1B116867" w14:textId="2A746035" w:rsidR="00710DAA" w:rsidRPr="00910A2A" w:rsidRDefault="00710DAA" w:rsidP="00E05270">
      <w:pPr>
        <w:spacing w:line="360" w:lineRule="auto"/>
        <w:ind w:firstLine="720"/>
        <w:jc w:val="both"/>
      </w:pPr>
      <w:r>
        <w:t>Thời đại phục hưng (2010 đến nay): Sự trỗi dậy của indie game đã mang đến làn sóng mới cho Platformer 2D với những tựa game xuất sắc như Celeste (2018), Hollow Knight (2017), Dead Cells (2018). Các tựa game này kết hợp nghệ thuật pixel art tinh tế với gameplay sâu sắc, chứng minh rằng 2D Platformer vẫn có chỗ đứng vững chắc trong thị trường game hiện đại.</w:t>
      </w:r>
    </w:p>
    <w:p w14:paraId="05DF0114" w14:textId="77777777" w:rsidR="00710DAA" w:rsidRPr="00710DAA" w:rsidRDefault="00710DAA" w:rsidP="00E05270">
      <w:pPr>
        <w:pStyle w:val="Heading3"/>
        <w:spacing w:line="360" w:lineRule="auto"/>
        <w:rPr>
          <w:lang w:val="vi-VN"/>
        </w:rPr>
      </w:pPr>
      <w:bookmarkStart w:id="10" w:name="_Toc230475719"/>
      <w:r w:rsidRPr="00710DAA">
        <w:rPr>
          <w:lang w:val="vi-VN"/>
        </w:rPr>
        <w:t>1.1.3. Phân loại game Platformer 2D</w:t>
      </w:r>
      <w:bookmarkEnd w:id="10"/>
    </w:p>
    <w:p w14:paraId="408B7B50" w14:textId="739AEC84" w:rsidR="00710DAA" w:rsidRPr="00910A2A" w:rsidRDefault="00710DAA" w:rsidP="00E05270">
      <w:pPr>
        <w:spacing w:line="360" w:lineRule="auto"/>
        <w:ind w:firstLine="720"/>
        <w:jc w:val="both"/>
      </w:pPr>
      <w:r>
        <w:t>Dựa theo cơ chế gameplay và phong cách thiết kế, game Platformer 2D được chia thành các dạng chính:</w:t>
      </w:r>
    </w:p>
    <w:p w14:paraId="42067618" w14:textId="0C8A87D9" w:rsidR="00710DAA" w:rsidRDefault="00710DAA" w:rsidP="00E05270">
      <w:pPr>
        <w:pStyle w:val="ListParagraph"/>
        <w:numPr>
          <w:ilvl w:val="0"/>
          <w:numId w:val="5"/>
        </w:numPr>
        <w:spacing w:before="40" w:after="40" w:line="360" w:lineRule="auto"/>
      </w:pPr>
      <w:r>
        <w:t>Run and Jump (Chạy và nhảy): Người chơi di chuyển liên tục từ trái sang phải, nhảy qua chướng ngại vật theo trình tự tuyến tính. Đây là dạng Platformer cơ bản và phổ biến nhất, điển hình bởi Super Mario Bros. và Contra.</w:t>
      </w:r>
    </w:p>
    <w:p w14:paraId="0CED3BE2" w14:textId="77777777" w:rsidR="00710DAA" w:rsidRDefault="00710DAA" w:rsidP="00E05270">
      <w:pPr>
        <w:pStyle w:val="ListParagraph"/>
        <w:numPr>
          <w:ilvl w:val="0"/>
          <w:numId w:val="6"/>
        </w:numPr>
        <w:spacing w:before="40" w:after="40" w:line="360" w:lineRule="auto"/>
      </w:pPr>
      <w:r>
        <w:t>Metroidvania: Kết hợp Platformer với khám phá bản đồ mở phi tuyến tính. Người chơi có thể quay lại các khu vực đã qua với kỹ năng mới để mở khóa lối đi ẩn. Hollow Knight và Ori and the Blind Forest là đại diện tiêu biểu.</w:t>
      </w:r>
    </w:p>
    <w:p w14:paraId="041EF352" w14:textId="77777777" w:rsidR="00710DAA" w:rsidRDefault="00710DAA" w:rsidP="00E05270">
      <w:pPr>
        <w:pStyle w:val="ListParagraph"/>
        <w:numPr>
          <w:ilvl w:val="0"/>
          <w:numId w:val="6"/>
        </w:numPr>
        <w:spacing w:before="40" w:after="40" w:line="360" w:lineRule="auto"/>
      </w:pPr>
      <w:r>
        <w:t>Action Platformer (Phiêu lưu chiến đấu): Kết hợp Platformer với hệ thống chiến đấu đa dạng. Nhân vật có nhiều kỹ năng, combo tấn công, hệ thống nâng cấp. Dead Cells, Shovel Knight là ví dụ điển hình.</w:t>
      </w:r>
    </w:p>
    <w:p w14:paraId="32693654" w14:textId="77777777" w:rsidR="00710DAA" w:rsidRDefault="00710DAA" w:rsidP="00E05270">
      <w:pPr>
        <w:pStyle w:val="ListParagraph"/>
        <w:numPr>
          <w:ilvl w:val="0"/>
          <w:numId w:val="6"/>
        </w:numPr>
        <w:spacing w:before="40" w:after="40" w:line="360" w:lineRule="auto"/>
      </w:pPr>
      <w:r>
        <w:t>Puzzle Platformer: Kết hợp Platformer với câu đố logic. Người chơi phải giải quyết bài toán môi trường để tiến lên. Tiêu biểu bởi Limbo và Inside.</w:t>
      </w:r>
    </w:p>
    <w:p w14:paraId="45746A9A" w14:textId="010D1AF3" w:rsidR="00710DAA" w:rsidRDefault="00710DAA" w:rsidP="00E05270">
      <w:pPr>
        <w:pStyle w:val="ListParagraph"/>
        <w:numPr>
          <w:ilvl w:val="0"/>
          <w:numId w:val="6"/>
        </w:numPr>
        <w:spacing w:before="40" w:after="40" w:line="360" w:lineRule="auto"/>
        <w:rPr>
          <w:lang w:val="en-US"/>
        </w:rPr>
      </w:pPr>
      <w:r>
        <w:t>Endless Runner: Nhân vật tự động chạy, người chơi chỉ điều khiển nhảy, trượt để tránh chướng ngại vật. Phổ biến trên di động với Subway Surfers, Temple Run.</w:t>
      </w:r>
    </w:p>
    <w:p w14:paraId="39747500" w14:textId="77777777" w:rsidR="008F0F83" w:rsidRDefault="003A7634" w:rsidP="00E05270">
      <w:pPr>
        <w:spacing w:before="40" w:after="40" w:line="360" w:lineRule="auto"/>
        <w:jc w:val="center"/>
        <w:rPr>
          <w:i/>
          <w:iCs/>
          <w:lang w:val="en-US"/>
        </w:rPr>
      </w:pPr>
      <w:bookmarkStart w:id="11" w:name="_Toc229788522"/>
      <w:r>
        <w:rPr>
          <w:noProof/>
        </w:rPr>
        <w:lastRenderedPageBreak/>
        <w:drawing>
          <wp:inline distT="0" distB="0" distL="0" distR="0" wp14:anchorId="16DBEBAB" wp14:editId="5D3315AD">
            <wp:extent cx="5760085" cy="3239770"/>
            <wp:effectExtent l="0" t="0" r="0" b="0"/>
            <wp:docPr id="1495207580" name="Picture 12" descr="Hollow Knight, game platform 2D siêu đẹp sẽ ra mắt ngay trong thá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ollow Knight, game platform 2D siêu đẹp sẽ ra mắt ngay trong tháng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3239770"/>
                    </a:xfrm>
                    <a:prstGeom prst="rect">
                      <a:avLst/>
                    </a:prstGeom>
                    <a:noFill/>
                    <a:ln>
                      <a:noFill/>
                    </a:ln>
                  </pic:spPr>
                </pic:pic>
              </a:graphicData>
            </a:graphic>
          </wp:inline>
        </w:drawing>
      </w:r>
    </w:p>
    <w:p w14:paraId="7C7E4CB1" w14:textId="6DA2ADEA" w:rsidR="004B5FCF" w:rsidRPr="003A7634" w:rsidRDefault="00214282" w:rsidP="00E05270">
      <w:pPr>
        <w:pStyle w:val="Caption"/>
        <w:rPr>
          <w:lang w:val="en-US"/>
        </w:rPr>
      </w:pPr>
      <w:bookmarkStart w:id="12" w:name="_Toc229791206"/>
      <w:bookmarkStart w:id="13" w:name="_Toc229837507"/>
      <w:bookmarkStart w:id="14" w:name="_Toc229911221"/>
      <w:bookmarkStart w:id="15" w:name="_Toc230475828"/>
      <w:r>
        <w:t>Hình</w:t>
      </w:r>
      <w:r>
        <w:rPr>
          <w:lang w:val="en-US"/>
        </w:rPr>
        <w:t xml:space="preserve"> 1</w:t>
      </w:r>
      <w:r w:rsidR="00750E63">
        <w:t>.</w:t>
      </w:r>
      <w:r w:rsidR="00750E63">
        <w:fldChar w:fldCharType="begin"/>
      </w:r>
      <w:r w:rsidR="00750E63">
        <w:instrText xml:space="preserve"> SEQ Hình \* ARABIC \s 1 </w:instrText>
      </w:r>
      <w:r w:rsidR="00750E63">
        <w:fldChar w:fldCharType="separate"/>
      </w:r>
      <w:r w:rsidR="00750E63">
        <w:rPr>
          <w:noProof/>
        </w:rPr>
        <w:t>1</w:t>
      </w:r>
      <w:r w:rsidR="00750E63">
        <w:rPr>
          <w:noProof/>
        </w:rPr>
        <w:fldChar w:fldCharType="end"/>
      </w:r>
      <w:r w:rsidR="004B5FCF" w:rsidRPr="004B5FCF">
        <w:rPr>
          <w:iCs/>
          <w:lang w:val="en-US"/>
        </w:rPr>
        <w:t>: Game Hollow Knight</w:t>
      </w:r>
      <w:bookmarkEnd w:id="11"/>
      <w:bookmarkEnd w:id="12"/>
      <w:bookmarkEnd w:id="13"/>
      <w:bookmarkEnd w:id="14"/>
      <w:bookmarkEnd w:id="15"/>
    </w:p>
    <w:p w14:paraId="66DD7B5C" w14:textId="77777777" w:rsidR="00710DAA" w:rsidRDefault="00710DAA" w:rsidP="00E05270">
      <w:pPr>
        <w:pStyle w:val="Heading3"/>
        <w:spacing w:line="360" w:lineRule="auto"/>
      </w:pPr>
      <w:bookmarkStart w:id="16" w:name="_Toc230475720"/>
      <w:r>
        <w:t>1.1.4. Các yếu tố cấu thành game Platformer 2D</w:t>
      </w:r>
      <w:bookmarkEnd w:id="16"/>
    </w:p>
    <w:p w14:paraId="75401F49" w14:textId="5A48226B" w:rsidR="00710DAA" w:rsidRPr="00FB35C4" w:rsidRDefault="00710DAA" w:rsidP="00E05270">
      <w:pPr>
        <w:spacing w:line="360" w:lineRule="auto"/>
        <w:ind w:firstLine="720"/>
        <w:jc w:val="both"/>
        <w:rPr>
          <w:lang w:val="en-US"/>
        </w:rPr>
      </w:pPr>
      <w:r>
        <w:t>Một game Platformer 2D hoàn chỉnh thường bao gồm các yếu tố cơ bản sau:</w:t>
      </w:r>
    </w:p>
    <w:p w14:paraId="37FD1CCB" w14:textId="77777777" w:rsidR="00710DAA" w:rsidRDefault="00710DAA" w:rsidP="00E05270">
      <w:pPr>
        <w:pStyle w:val="ListParagraph"/>
        <w:numPr>
          <w:ilvl w:val="0"/>
          <w:numId w:val="7"/>
        </w:numPr>
        <w:spacing w:before="40" w:after="40" w:line="360" w:lineRule="auto"/>
        <w:contextualSpacing w:val="0"/>
      </w:pPr>
      <w:r>
        <w:t>Nhân vật chính (Player Character): Là đối tượng trung tâm người chơi điều khiển. Nhân vật cần có tập hợp hành động phong phú: di chuyển trái/phải, nhảy (đơn hoặc nhảy đôi), tấn công, phòng thủ, sử dụng kỹ năng đặc biệt.</w:t>
      </w:r>
    </w:p>
    <w:p w14:paraId="04467988" w14:textId="77777777" w:rsidR="00710DAA" w:rsidRDefault="00710DAA" w:rsidP="00E05270">
      <w:pPr>
        <w:pStyle w:val="ListParagraph"/>
        <w:numPr>
          <w:ilvl w:val="0"/>
          <w:numId w:val="7"/>
        </w:numPr>
        <w:spacing w:before="40" w:after="40" w:line="360" w:lineRule="auto"/>
        <w:contextualSpacing w:val="0"/>
      </w:pPr>
      <w:r>
        <w:t>Hệ thống bản đồ (Map/Level): Môi trường game được xây dựng từ các nền tảng, địa hình, chướng ngại vật. Thiết kế bản đồ tốt cần cân bằng giữa thử thách và khả năng của người chơi, dẫn dắt người chơi tự nhiên mà không cần hướng dẫn lộ liễu.</w:t>
      </w:r>
    </w:p>
    <w:p w14:paraId="1EB10B75" w14:textId="77777777" w:rsidR="00710DAA" w:rsidRDefault="00710DAA" w:rsidP="00E05270">
      <w:pPr>
        <w:pStyle w:val="ListParagraph"/>
        <w:numPr>
          <w:ilvl w:val="0"/>
          <w:numId w:val="7"/>
        </w:numPr>
        <w:spacing w:before="40" w:after="40" w:line="360" w:lineRule="auto"/>
        <w:contextualSpacing w:val="0"/>
      </w:pPr>
      <w:r>
        <w:t>Kẻ địch (Enemy): Các đối thủ với hành vi AI đa dạng tạo ra thử thách cho người chơi. Từ quái vật tuần tra đơn giản đến boss có nhiều giai đoạn chiến đấu phức tạp.</w:t>
      </w:r>
    </w:p>
    <w:p w14:paraId="09115210" w14:textId="77777777" w:rsidR="00710DAA" w:rsidRDefault="00710DAA" w:rsidP="00E05270">
      <w:pPr>
        <w:pStyle w:val="ListParagraph"/>
        <w:numPr>
          <w:ilvl w:val="0"/>
          <w:numId w:val="7"/>
        </w:numPr>
        <w:spacing w:before="40" w:after="40" w:line="360" w:lineRule="auto"/>
        <w:contextualSpacing w:val="0"/>
      </w:pPr>
      <w:r>
        <w:t>Vật phẩm và phần thưởng (Items &amp; Rewards): Xu, đá quý, vũ khí, máu hồi phục... tạo động lực khám phá và thu thập.</w:t>
      </w:r>
    </w:p>
    <w:p w14:paraId="7885D905" w14:textId="77777777" w:rsidR="00710DAA" w:rsidRDefault="00710DAA" w:rsidP="00E05270">
      <w:pPr>
        <w:pStyle w:val="ListParagraph"/>
        <w:numPr>
          <w:ilvl w:val="0"/>
          <w:numId w:val="7"/>
        </w:numPr>
        <w:spacing w:before="40" w:after="40" w:line="360" w:lineRule="auto"/>
        <w:contextualSpacing w:val="0"/>
      </w:pPr>
      <w:r>
        <w:t>Giao diện người dùng (UI): Thanh máu, điểm số, bản đồ thu nhỏ (minimap), thông báo sự kiện giúp người chơi nắm bắt tình trạng game.</w:t>
      </w:r>
    </w:p>
    <w:p w14:paraId="5248F907" w14:textId="2B7984C0" w:rsidR="00710DAA" w:rsidRPr="00FB35C4" w:rsidRDefault="00710DAA" w:rsidP="00E05270">
      <w:pPr>
        <w:pStyle w:val="ListParagraph"/>
        <w:numPr>
          <w:ilvl w:val="0"/>
          <w:numId w:val="7"/>
        </w:numPr>
        <w:spacing w:before="40" w:after="40" w:line="360" w:lineRule="auto"/>
        <w:contextualSpacing w:val="0"/>
      </w:pPr>
      <w:r>
        <w:t>Âm thanh và âm nhạc: Nhạc nền tạo không khí, hiệu ứng âm thanh phản hồi hành động tức thì, tăng cảm giác nhập vai.</w:t>
      </w:r>
    </w:p>
    <w:p w14:paraId="54867023" w14:textId="77777777" w:rsidR="00710DAA" w:rsidRPr="001F4AA8" w:rsidRDefault="00710DAA" w:rsidP="00E05270">
      <w:pPr>
        <w:pStyle w:val="Heading2"/>
        <w:spacing w:line="360" w:lineRule="auto"/>
        <w:rPr>
          <w:lang w:val="vi-VN"/>
        </w:rPr>
      </w:pPr>
      <w:bookmarkStart w:id="17" w:name="_Toc230475721"/>
      <w:r w:rsidRPr="001F4AA8">
        <w:rPr>
          <w:lang w:val="vi-VN"/>
        </w:rPr>
        <w:lastRenderedPageBreak/>
        <w:t>1.2. Công cụ và công nghệ sử dụng</w:t>
      </w:r>
      <w:bookmarkEnd w:id="17"/>
    </w:p>
    <w:p w14:paraId="4488CC73" w14:textId="77777777" w:rsidR="00710DAA" w:rsidRPr="00710DAA" w:rsidRDefault="00710DAA" w:rsidP="00E05270">
      <w:pPr>
        <w:pStyle w:val="Heading3"/>
        <w:spacing w:line="360" w:lineRule="auto"/>
        <w:rPr>
          <w:lang w:val="vi-VN"/>
        </w:rPr>
      </w:pPr>
      <w:bookmarkStart w:id="18" w:name="_Toc230475722"/>
      <w:r w:rsidRPr="00710DAA">
        <w:rPr>
          <w:lang w:val="vi-VN"/>
        </w:rPr>
        <w:t>1.2.1. Unity Game Engine</w:t>
      </w:r>
      <w:bookmarkEnd w:id="18"/>
    </w:p>
    <w:p w14:paraId="6F8A5CAE" w14:textId="763AF6D7" w:rsidR="00710DAA" w:rsidRPr="003A7634" w:rsidRDefault="00710DAA" w:rsidP="00E05270">
      <w:pPr>
        <w:spacing w:line="360" w:lineRule="auto"/>
        <w:ind w:firstLine="720"/>
        <w:jc w:val="both"/>
      </w:pPr>
      <w:r>
        <w:t>Unity là nền tảng phát triển trò chơi đa nền tảng do công ty Unity Technologies phát triển, lần đầu ra mắt vào năm 2005. Đây là một trong những engine game phổ biến nhất thế giới, được sử dụng rộng rãi trong phát triển game 2D lẫn 3D. Theo thống kê của Unity Technologies (2023), hơn 50% game di động trên toàn cầu được phát triển bằng Unity, với hơn 3,4 tỷ thiết bị chạy nội dung được tạo ra bởi Unity mỗi tháng.</w:t>
      </w:r>
    </w:p>
    <w:p w14:paraId="1E1CEBD1" w14:textId="4F719A7B" w:rsidR="00710DAA" w:rsidRPr="00910A2A" w:rsidRDefault="00710DAA" w:rsidP="00E05270">
      <w:pPr>
        <w:spacing w:line="360" w:lineRule="auto"/>
        <w:ind w:firstLine="720"/>
        <w:jc w:val="both"/>
      </w:pPr>
      <w:r>
        <w:t>Unity cung cấp môi trường phát triển tích hợp (IDE) hoàn chỉnh với các công cụ mạnh mẽ, cho phép lập trình viên xây dựng game nhanh chóng và hiệu quả. Engine hỗ trợ xuất bản game trên hơn 20 nền tảng khác nhau, bao gồm Windows, macOS, Android, iOS, WebGL, PlayStation, Xbox và nhiều hơn nữa.</w:t>
      </w:r>
    </w:p>
    <w:p w14:paraId="5A1F0625" w14:textId="4826CBF9" w:rsidR="00710DAA" w:rsidRPr="00910A2A" w:rsidRDefault="00710DAA" w:rsidP="00E05270">
      <w:pPr>
        <w:spacing w:line="360" w:lineRule="auto"/>
        <w:ind w:firstLine="720"/>
        <w:jc w:val="both"/>
      </w:pPr>
      <w:r>
        <w:t>Các tính năng nổi bật của Unity:</w:t>
      </w:r>
    </w:p>
    <w:p w14:paraId="733B930E" w14:textId="77777777" w:rsidR="00710DAA" w:rsidRDefault="00710DAA" w:rsidP="00E05270">
      <w:pPr>
        <w:pStyle w:val="ListParagraph"/>
        <w:numPr>
          <w:ilvl w:val="0"/>
          <w:numId w:val="8"/>
        </w:numPr>
        <w:spacing w:before="40" w:after="40" w:line="360" w:lineRule="auto"/>
        <w:contextualSpacing w:val="0"/>
      </w:pPr>
      <w:r>
        <w:t>Editor trực quan: Giao diện kéo-thả (drag-and-drop) cho phép thiết kế scene, sắp xếp đối tượng và chỉnh sửa component trực quan mà không cần viết code.</w:t>
      </w:r>
    </w:p>
    <w:p w14:paraId="4F856337" w14:textId="77777777" w:rsidR="00710DAA" w:rsidRDefault="00710DAA" w:rsidP="00E05270">
      <w:pPr>
        <w:pStyle w:val="ListParagraph"/>
        <w:numPr>
          <w:ilvl w:val="0"/>
          <w:numId w:val="8"/>
        </w:numPr>
        <w:spacing w:before="40" w:after="40" w:line="360" w:lineRule="auto"/>
        <w:contextualSpacing w:val="0"/>
      </w:pPr>
      <w:r>
        <w:t>Hệ thống Component: Mọi đối tượng trong game (GameObject) được xây dựng từ các component độc lập như Transform, Rigidbody, Collider, Renderer, giúp code dễ tái sử dụng và bảo trì.</w:t>
      </w:r>
    </w:p>
    <w:p w14:paraId="4B3C1ACF" w14:textId="77777777" w:rsidR="00710DAA" w:rsidRDefault="00710DAA" w:rsidP="00E05270">
      <w:pPr>
        <w:pStyle w:val="ListParagraph"/>
        <w:numPr>
          <w:ilvl w:val="0"/>
          <w:numId w:val="8"/>
        </w:numPr>
        <w:spacing w:before="40" w:after="40" w:line="360" w:lineRule="auto"/>
        <w:contextualSpacing w:val="0"/>
      </w:pPr>
      <w:r>
        <w:t>Physics Engine tích hợp: Unity tích hợp engine vật lý Box2D cho 2D và PhysX cho 3D, cung cấp mô phỏng vật lý chân thực như trọng lực, va chạm và lực đẩy.</w:t>
      </w:r>
    </w:p>
    <w:p w14:paraId="5BDD4B44" w14:textId="77777777" w:rsidR="00710DAA" w:rsidRDefault="00710DAA" w:rsidP="00E05270">
      <w:pPr>
        <w:pStyle w:val="ListParagraph"/>
        <w:numPr>
          <w:ilvl w:val="0"/>
          <w:numId w:val="8"/>
        </w:numPr>
        <w:spacing w:before="40" w:after="40" w:line="360" w:lineRule="auto"/>
        <w:contextualSpacing w:val="0"/>
      </w:pPr>
      <w:r>
        <w:t>Tilemap System: Hệ thống xây dựng bản đồ 2D tích hợp sẵn, cho phép thiết kế màn chơi bằng cách sắp xếp các ô tile trên lưới một cách trực quan.</w:t>
      </w:r>
    </w:p>
    <w:p w14:paraId="539D6843" w14:textId="77777777" w:rsidR="00710DAA" w:rsidRDefault="00710DAA" w:rsidP="00E05270">
      <w:pPr>
        <w:pStyle w:val="ListParagraph"/>
        <w:numPr>
          <w:ilvl w:val="0"/>
          <w:numId w:val="8"/>
        </w:numPr>
        <w:spacing w:before="40" w:after="40" w:line="360" w:lineRule="auto"/>
        <w:contextualSpacing w:val="0"/>
      </w:pPr>
      <w:r>
        <w:t>Animator và Animation System: Công cụ tạo và quản lý hoạt ảnh nhân vật với State Machine mạnh mẽ.</w:t>
      </w:r>
    </w:p>
    <w:p w14:paraId="58B5B625" w14:textId="77777777" w:rsidR="00710DAA" w:rsidRDefault="00710DAA" w:rsidP="00E05270">
      <w:pPr>
        <w:pStyle w:val="ListParagraph"/>
        <w:numPr>
          <w:ilvl w:val="0"/>
          <w:numId w:val="8"/>
        </w:numPr>
        <w:spacing w:before="40" w:after="40" w:line="360" w:lineRule="auto"/>
        <w:contextualSpacing w:val="0"/>
      </w:pPr>
      <w:r>
        <w:t>Asset Store: Thị trường tài nguyên phong phú với hàng nghìn asset miễn phí và trả phí, giúp tăng tốc độ phát triển đáng kể.</w:t>
      </w:r>
    </w:p>
    <w:p w14:paraId="4E19812F" w14:textId="77777777" w:rsidR="00710DAA" w:rsidRDefault="00710DAA" w:rsidP="00E05270">
      <w:pPr>
        <w:pStyle w:val="ListParagraph"/>
        <w:numPr>
          <w:ilvl w:val="0"/>
          <w:numId w:val="8"/>
        </w:numPr>
        <w:spacing w:before="40" w:after="40" w:line="360" w:lineRule="auto"/>
        <w:contextualSpacing w:val="0"/>
      </w:pPr>
      <w:r>
        <w:t>Cinemachine: Package camera chuyên nghiệp hỗ trợ camera theo dõi nhân vật mượt mà, giới hạn biên và hiệu ứng rung camera.</w:t>
      </w:r>
    </w:p>
    <w:p w14:paraId="48CD3377" w14:textId="78D8E0FD" w:rsidR="00710DAA" w:rsidRPr="00FB35C4" w:rsidRDefault="00710DAA" w:rsidP="00E05270">
      <w:pPr>
        <w:pStyle w:val="ListParagraph"/>
        <w:numPr>
          <w:ilvl w:val="0"/>
          <w:numId w:val="8"/>
        </w:numPr>
        <w:spacing w:before="40" w:after="40" w:line="360" w:lineRule="auto"/>
        <w:contextualSpacing w:val="0"/>
      </w:pPr>
      <w:r>
        <w:t>Hỗ trợ đa nền tảng: Viết code một lần, build ra nhiều nền tảng mà không cần chỉnh sửa lớn.</w:t>
      </w:r>
    </w:p>
    <w:p w14:paraId="3A62E626" w14:textId="69BC0A86" w:rsidR="00710DAA" w:rsidRPr="001F4AA8" w:rsidRDefault="00710DAA" w:rsidP="00E05270">
      <w:pPr>
        <w:spacing w:line="360" w:lineRule="auto"/>
        <w:ind w:firstLine="720"/>
        <w:jc w:val="both"/>
      </w:pPr>
      <w:r>
        <w:lastRenderedPageBreak/>
        <w:t>Lý do chọn Unity cho đồ án này: Unity là engine phổ biến nhất cho phát triển game 2D di động, có tài liệu học tập phong phú, hỗ trợ tốt cho Android, và cộng đồng lớn giúp giải quyết vấn đề nhanh chóng.</w:t>
      </w:r>
    </w:p>
    <w:p w14:paraId="4424A479" w14:textId="77777777" w:rsidR="008F0F83" w:rsidRDefault="005B7EAD" w:rsidP="00E05270">
      <w:pPr>
        <w:spacing w:line="360" w:lineRule="auto"/>
        <w:jc w:val="center"/>
        <w:rPr>
          <w:lang w:val="en-US"/>
        </w:rPr>
      </w:pPr>
      <w:r>
        <w:rPr>
          <w:noProof/>
        </w:rPr>
        <w:drawing>
          <wp:inline distT="0" distB="0" distL="0" distR="0" wp14:anchorId="0D6A2059" wp14:editId="2B40B848">
            <wp:extent cx="5760085" cy="3040380"/>
            <wp:effectExtent l="0" t="0" r="0" b="7620"/>
            <wp:docPr id="156537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72186" name=""/>
                    <pic:cNvPicPr/>
                  </pic:nvPicPr>
                  <pic:blipFill>
                    <a:blip r:embed="rId13"/>
                    <a:stretch>
                      <a:fillRect/>
                    </a:stretch>
                  </pic:blipFill>
                  <pic:spPr>
                    <a:xfrm>
                      <a:off x="0" y="0"/>
                      <a:ext cx="5760085" cy="3040380"/>
                    </a:xfrm>
                    <a:prstGeom prst="rect">
                      <a:avLst/>
                    </a:prstGeom>
                  </pic:spPr>
                </pic:pic>
              </a:graphicData>
            </a:graphic>
          </wp:inline>
        </w:drawing>
      </w:r>
    </w:p>
    <w:p w14:paraId="06932BD5" w14:textId="4181ADAB" w:rsidR="005B7EAD" w:rsidRPr="008F0F83" w:rsidRDefault="00214282" w:rsidP="00E05270">
      <w:pPr>
        <w:pStyle w:val="Caption"/>
      </w:pPr>
      <w:bookmarkStart w:id="19" w:name="_Toc229791207"/>
      <w:bookmarkStart w:id="20" w:name="_Toc229837508"/>
      <w:bookmarkStart w:id="21" w:name="_Toc229911222"/>
      <w:bookmarkStart w:id="22" w:name="_Toc230475829"/>
      <w:r>
        <w:t>Hình</w:t>
      </w:r>
      <w:r>
        <w:rPr>
          <w:lang w:val="en-US"/>
        </w:rPr>
        <w:t xml:space="preserve"> 1</w:t>
      </w:r>
      <w:r w:rsidR="00750E63">
        <w:t>.</w:t>
      </w:r>
      <w:r w:rsidR="00750E63">
        <w:fldChar w:fldCharType="begin"/>
      </w:r>
      <w:r w:rsidR="00750E63">
        <w:instrText xml:space="preserve"> SEQ Hình \* ARABIC \s 1 </w:instrText>
      </w:r>
      <w:r w:rsidR="00750E63">
        <w:fldChar w:fldCharType="separate"/>
      </w:r>
      <w:r w:rsidR="00750E63">
        <w:rPr>
          <w:noProof/>
        </w:rPr>
        <w:t>2</w:t>
      </w:r>
      <w:r w:rsidR="00750E63">
        <w:rPr>
          <w:noProof/>
        </w:rPr>
        <w:fldChar w:fldCharType="end"/>
      </w:r>
      <w:r w:rsidR="005B7EAD" w:rsidRPr="008F0F83">
        <w:rPr>
          <w:lang w:val="en-US"/>
        </w:rPr>
        <w:t xml:space="preserve">: </w:t>
      </w:r>
      <w:r w:rsidR="005B7EAD" w:rsidRPr="008F0F83">
        <w:t>Ảnh giao diện Unity Editor</w:t>
      </w:r>
      <w:bookmarkEnd w:id="19"/>
      <w:bookmarkEnd w:id="20"/>
      <w:bookmarkEnd w:id="21"/>
      <w:bookmarkEnd w:id="22"/>
    </w:p>
    <w:p w14:paraId="7F240D48" w14:textId="77777777" w:rsidR="00710DAA" w:rsidRPr="00710DAA" w:rsidRDefault="00710DAA" w:rsidP="00E05270">
      <w:pPr>
        <w:pStyle w:val="Heading3"/>
        <w:spacing w:line="360" w:lineRule="auto"/>
        <w:rPr>
          <w:lang w:val="vi-VN"/>
        </w:rPr>
      </w:pPr>
      <w:bookmarkStart w:id="23" w:name="_Toc230475723"/>
      <w:r w:rsidRPr="00710DAA">
        <w:rPr>
          <w:lang w:val="vi-VN"/>
        </w:rPr>
        <w:t>1.2.2. Ngôn ngữ lập trình C#</w:t>
      </w:r>
      <w:bookmarkEnd w:id="23"/>
    </w:p>
    <w:p w14:paraId="1B46B8C4" w14:textId="6F2E811C" w:rsidR="00710DAA" w:rsidRPr="00910A2A" w:rsidRDefault="00710DAA" w:rsidP="00E05270">
      <w:pPr>
        <w:spacing w:line="360" w:lineRule="auto"/>
        <w:ind w:firstLine="720"/>
        <w:jc w:val="both"/>
      </w:pPr>
      <w:r>
        <w:t>C# (đọc là C Sharp) là ngôn ngữ lập trình hướng đối tượng (OOP) do Microsoft phát triển, ra mắt lần đầu năm 2000 như một phần của nền tảng .NET Framework. C# là ngôn ngữ lập trình chính thức và duy nhất được Unity hỗ trợ kể từ phiên bản Unity 2017, thay thế hoàn toàn cho UnityScript (JavaScript tùy biến) và Boo đã bị loại bỏ.</w:t>
      </w:r>
    </w:p>
    <w:p w14:paraId="2117FFC6" w14:textId="4B9C0A96" w:rsidR="00710DAA" w:rsidRPr="00910A2A" w:rsidRDefault="00710DAA" w:rsidP="00E05270">
      <w:pPr>
        <w:spacing w:line="360" w:lineRule="auto"/>
        <w:ind w:firstLine="720"/>
        <w:jc w:val="both"/>
      </w:pPr>
      <w:r>
        <w:t>C# kết hợp hiệu năng của C++ với cú pháp rõ ràng và quản lý bộ nhớ tự động của Java, tạo ra một ngôn ngữ mạnh mẽ, an toàn và dễ học. Trong Unity, các script C# được gắn vào các GameObject như component để điều khiển hành vi đối tượng.</w:t>
      </w:r>
    </w:p>
    <w:p w14:paraId="382B1328" w14:textId="2263B1A9" w:rsidR="00710DAA" w:rsidRPr="00910A2A" w:rsidRDefault="00710DAA" w:rsidP="00E05270">
      <w:pPr>
        <w:spacing w:line="360" w:lineRule="auto"/>
        <w:ind w:firstLine="720"/>
        <w:jc w:val="both"/>
      </w:pPr>
      <w:r>
        <w:t>Các tính năng quan trọng của C# trong phát triển game với Unity:</w:t>
      </w:r>
    </w:p>
    <w:p w14:paraId="678AA658" w14:textId="77777777" w:rsidR="00710DAA" w:rsidRDefault="00710DAA" w:rsidP="00E05270">
      <w:pPr>
        <w:pStyle w:val="ListParagraph"/>
        <w:numPr>
          <w:ilvl w:val="0"/>
          <w:numId w:val="9"/>
        </w:numPr>
        <w:spacing w:before="40" w:after="40" w:line="360" w:lineRule="auto"/>
        <w:contextualSpacing w:val="0"/>
      </w:pPr>
      <w:r>
        <w:t>Lập trình hướng đối tượng (OOP): Hỗ trợ đầy đủ class, kế thừa (inheritance), đa hình (polymorphism), đóng gói (encapsulation) và giao diện (interface). Điều này giúp tổ chức code game theo cấu trúc khoa học, dễ mở rộng và bảo trì.</w:t>
      </w:r>
    </w:p>
    <w:p w14:paraId="4D1C5C61" w14:textId="77777777" w:rsidR="00710DAA" w:rsidRDefault="00710DAA" w:rsidP="00E05270">
      <w:pPr>
        <w:pStyle w:val="ListParagraph"/>
        <w:numPr>
          <w:ilvl w:val="0"/>
          <w:numId w:val="9"/>
        </w:numPr>
        <w:spacing w:before="40" w:after="40" w:line="360" w:lineRule="auto"/>
        <w:contextualSpacing w:val="0"/>
      </w:pPr>
      <w:r>
        <w:t>Garbage Collection tự động: CLR (.NET runtime) tự động thu hồi bộ nhớ không còn sử dụng, giảm thiểu lỗi rò rỉ bộ nhớ phổ biến trong C/C++.</w:t>
      </w:r>
    </w:p>
    <w:p w14:paraId="5410C9FB" w14:textId="77777777" w:rsidR="00710DAA" w:rsidRDefault="00710DAA" w:rsidP="00E05270">
      <w:pPr>
        <w:pStyle w:val="ListParagraph"/>
        <w:numPr>
          <w:ilvl w:val="0"/>
          <w:numId w:val="9"/>
        </w:numPr>
        <w:spacing w:before="40" w:after="40" w:line="360" w:lineRule="auto"/>
        <w:contextualSpacing w:val="0"/>
      </w:pPr>
      <w:r>
        <w:lastRenderedPageBreak/>
        <w:t>Coroutine: Unity cung cấp cơ chế Coroutine thông qua IEnumerator của C#, cho phép thực thi các tác vụ bất đồng bộ như chờ thời gian, hiệu ứng dần dần, tải tài nguyên mà không làm đứng luồng chính.</w:t>
      </w:r>
    </w:p>
    <w:p w14:paraId="23218CBC" w14:textId="77777777" w:rsidR="00710DAA" w:rsidRDefault="00710DAA" w:rsidP="00E05270">
      <w:pPr>
        <w:pStyle w:val="ListParagraph"/>
        <w:numPr>
          <w:ilvl w:val="0"/>
          <w:numId w:val="9"/>
        </w:numPr>
        <w:spacing w:before="40" w:after="40" w:line="360" w:lineRule="auto"/>
        <w:contextualSpacing w:val="0"/>
      </w:pPr>
      <w:r>
        <w:t>Generic và LINQ: Hỗ trợ kiểu dữ liệu tổng quát và truy vấn dữ liệu linh hoạt, giúp xử lý danh sách đối tượng trong game hiệu quả.</w:t>
      </w:r>
    </w:p>
    <w:p w14:paraId="5920C703" w14:textId="77777777" w:rsidR="00710DAA" w:rsidRDefault="00710DAA" w:rsidP="00E05270">
      <w:pPr>
        <w:pStyle w:val="ListParagraph"/>
        <w:numPr>
          <w:ilvl w:val="0"/>
          <w:numId w:val="9"/>
        </w:numPr>
        <w:spacing w:before="40" w:after="40" w:line="360" w:lineRule="auto"/>
        <w:contextualSpacing w:val="0"/>
      </w:pPr>
      <w:r>
        <w:t>Event, Delegate và Action: Cơ chế xử lý sự kiện mạnh mẽ, cho phép xây dựng hệ thống game event linh hoạt, tách biệt các module với nhau theo mô hình Observer Pattern.</w:t>
      </w:r>
    </w:p>
    <w:p w14:paraId="0F2534F0" w14:textId="54A63A60" w:rsidR="00710DAA" w:rsidRPr="00FB35C4" w:rsidRDefault="00710DAA" w:rsidP="00E05270">
      <w:pPr>
        <w:pStyle w:val="ListParagraph"/>
        <w:numPr>
          <w:ilvl w:val="0"/>
          <w:numId w:val="9"/>
        </w:numPr>
        <w:spacing w:before="40" w:after="40" w:line="360" w:lineRule="auto"/>
        <w:contextualSpacing w:val="0"/>
      </w:pPr>
      <w:r>
        <w:t>Properties và Attributes: Cho phép kiểm soát truy cập dữ liệu và thêm metadata vào code, đặc biệt hữu ích với [SerializeField] để hiển thị biến private trong Unity Inspector.</w:t>
      </w:r>
    </w:p>
    <w:p w14:paraId="216C94E2" w14:textId="77777777" w:rsidR="00710DAA" w:rsidRPr="00710DAA" w:rsidRDefault="00710DAA" w:rsidP="00E05270">
      <w:pPr>
        <w:pStyle w:val="Heading3"/>
        <w:spacing w:line="360" w:lineRule="auto"/>
        <w:rPr>
          <w:lang w:val="vi-VN"/>
        </w:rPr>
      </w:pPr>
      <w:bookmarkStart w:id="24" w:name="_Toc230475724"/>
      <w:r w:rsidRPr="00710DAA">
        <w:rPr>
          <w:lang w:val="vi-VN"/>
        </w:rPr>
        <w:t>1.2.3. Hệ thống Tilemap trong Unity</w:t>
      </w:r>
      <w:bookmarkEnd w:id="24"/>
    </w:p>
    <w:p w14:paraId="3D0E6747" w14:textId="5CBD4B18" w:rsidR="00710DAA" w:rsidRPr="00910A2A" w:rsidRDefault="00710DAA" w:rsidP="00E05270">
      <w:pPr>
        <w:spacing w:line="360" w:lineRule="auto"/>
        <w:ind w:firstLine="720"/>
        <w:jc w:val="both"/>
      </w:pPr>
      <w:r>
        <w:t>Tilemap là hệ thống xây dựng bản đồ 2D được tích hợp sẵn trong Unity từ phiên bản 2017.2. Tilemap cho phép thiết kế bản đồ game bằng cách sắp xếp các ô vuông nhỏ (tile) theo lưới (grid), mỗi tile là một sprite nhỏ đại diện cho một phần địa hình như đất, cỏ, đá, nước hay tường.</w:t>
      </w:r>
    </w:p>
    <w:p w14:paraId="57C1011D" w14:textId="20785C01" w:rsidR="00710DAA" w:rsidRPr="00910A2A" w:rsidRDefault="00710DAA" w:rsidP="00E05270">
      <w:pPr>
        <w:spacing w:line="360" w:lineRule="auto"/>
        <w:ind w:firstLine="720"/>
        <w:jc w:val="both"/>
      </w:pPr>
      <w:r>
        <w:t>Thành phần chính của hệ thống Tilemap:</w:t>
      </w:r>
    </w:p>
    <w:p w14:paraId="225491C6" w14:textId="77777777" w:rsidR="00710DAA" w:rsidRDefault="00710DAA" w:rsidP="00E05270">
      <w:pPr>
        <w:pStyle w:val="ListParagraph"/>
        <w:numPr>
          <w:ilvl w:val="0"/>
          <w:numId w:val="10"/>
        </w:numPr>
        <w:spacing w:before="40" w:after="40" w:line="360" w:lineRule="auto"/>
        <w:contextualSpacing w:val="0"/>
      </w:pPr>
      <w:r>
        <w:t>Grid: Thành phần gốc xác định hình dạng lưới (hình chữ nhật, lục giác, isometric) và kích thước ô.</w:t>
      </w:r>
    </w:p>
    <w:p w14:paraId="21692369" w14:textId="77777777" w:rsidR="00710DAA" w:rsidRDefault="00710DAA" w:rsidP="00E05270">
      <w:pPr>
        <w:pStyle w:val="ListParagraph"/>
        <w:numPr>
          <w:ilvl w:val="0"/>
          <w:numId w:val="10"/>
        </w:numPr>
        <w:spacing w:before="40" w:after="40" w:line="360" w:lineRule="auto"/>
        <w:contextualSpacing w:val="0"/>
      </w:pPr>
      <w:r>
        <w:t>Tilemap: Lớp chứa thông tin các tile được đặt trên lưới. Một bản đồ thường có nhiều Tilemap xếp chồng nhau cho các lớp khác nhau như nền, địa hình cứng, trang trí, nguy hiểm.</w:t>
      </w:r>
    </w:p>
    <w:p w14:paraId="59803BC0" w14:textId="77777777" w:rsidR="00710DAA" w:rsidRDefault="00710DAA" w:rsidP="00E05270">
      <w:pPr>
        <w:pStyle w:val="ListParagraph"/>
        <w:numPr>
          <w:ilvl w:val="0"/>
          <w:numId w:val="10"/>
        </w:numPr>
        <w:spacing w:before="40" w:after="40" w:line="360" w:lineRule="auto"/>
        <w:contextualSpacing w:val="0"/>
      </w:pPr>
      <w:r>
        <w:t>Tilemap Renderer: Vẽ tilemap lên màn hình với khả năng kiểm soát thứ tự hiển thị (Sorting Layer, Order in Layer).</w:t>
      </w:r>
    </w:p>
    <w:p w14:paraId="27810EF7" w14:textId="77777777" w:rsidR="00710DAA" w:rsidRDefault="00710DAA" w:rsidP="00E05270">
      <w:pPr>
        <w:pStyle w:val="ListParagraph"/>
        <w:numPr>
          <w:ilvl w:val="0"/>
          <w:numId w:val="10"/>
        </w:numPr>
        <w:spacing w:before="40" w:after="40" w:line="360" w:lineRule="auto"/>
        <w:contextualSpacing w:val="0"/>
      </w:pPr>
      <w:r>
        <w:t>Tilemap Collider 2D: Tự động tạo collider cho các tile, giúp nhân vật tương tác vật lý với bản đồ. Kết hợp với Composite Collider 2D để gộp các collider liền kề thành một, tối ưu hiệu năng.</w:t>
      </w:r>
    </w:p>
    <w:p w14:paraId="1D27E7E2" w14:textId="77777777" w:rsidR="00710DAA" w:rsidRDefault="00710DAA" w:rsidP="00E05270">
      <w:pPr>
        <w:pStyle w:val="ListParagraph"/>
        <w:numPr>
          <w:ilvl w:val="0"/>
          <w:numId w:val="10"/>
        </w:numPr>
        <w:spacing w:before="40" w:after="40" w:line="360" w:lineRule="auto"/>
        <w:contextualSpacing w:val="0"/>
      </w:pPr>
      <w:r>
        <w:t>Tile Palette: Công cụ vẽ bản đồ trong Unity Editor, hoạt động như cọ vẽ cho phép chọn và đặt tile nhanh chóng.</w:t>
      </w:r>
    </w:p>
    <w:p w14:paraId="1A0B0D91" w14:textId="6F19DCF0" w:rsidR="00710DAA" w:rsidRPr="00FB35C4" w:rsidRDefault="00710DAA" w:rsidP="00E05270">
      <w:pPr>
        <w:pStyle w:val="ListParagraph"/>
        <w:numPr>
          <w:ilvl w:val="0"/>
          <w:numId w:val="10"/>
        </w:numPr>
        <w:spacing w:before="40" w:after="40" w:line="360" w:lineRule="auto"/>
        <w:contextualSpacing w:val="0"/>
      </w:pPr>
      <w:r>
        <w:lastRenderedPageBreak/>
        <w:t>Rule Tile: Loại tile thông minh tự động chọn sprite phù hợp dựa theo các tile xung quanh, giúp tạo địa hình tự nhiên mà không cần đặt từng tile thủ công.</w:t>
      </w:r>
    </w:p>
    <w:p w14:paraId="716AC919" w14:textId="77777777" w:rsidR="002478AB" w:rsidRPr="005270A0" w:rsidRDefault="00710DAA" w:rsidP="00E05270">
      <w:pPr>
        <w:spacing w:line="360" w:lineRule="auto"/>
      </w:pPr>
      <w:bookmarkStart w:id="25" w:name="_Toc229788741"/>
      <w:r w:rsidRPr="002478AB">
        <w:t>Tilemap giúp quá trình thiết kế bản đồ game Platformer trở nên trực quan và hiệu quả, cho phép chỉnh sửa bố cục bản đồ nhanh chóng ngay trong Editor mà không cần viết code.</w:t>
      </w:r>
      <w:r w:rsidR="005B7EAD" w:rsidRPr="005B7EAD">
        <w:t xml:space="preserve"> </w:t>
      </w:r>
      <w:r w:rsidR="005B7EAD">
        <w:rPr>
          <w:noProof/>
        </w:rPr>
        <w:drawing>
          <wp:inline distT="0" distB="0" distL="0" distR="0" wp14:anchorId="40F6113E" wp14:editId="2A481C9F">
            <wp:extent cx="5760085" cy="3088640"/>
            <wp:effectExtent l="0" t="0" r="0" b="0"/>
            <wp:docPr id="192933173" name="Picture 18" descr="Godot 4 2D. Chỉ có layer điều hướng tilemap đầu tiên hoạt động. : r/god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Godot 4 2D. Chỉ có layer điều hướng tilemap đầu tiên hoạt động. : r/godo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3088640"/>
                    </a:xfrm>
                    <a:prstGeom prst="rect">
                      <a:avLst/>
                    </a:prstGeom>
                    <a:noFill/>
                    <a:ln>
                      <a:noFill/>
                    </a:ln>
                  </pic:spPr>
                </pic:pic>
              </a:graphicData>
            </a:graphic>
          </wp:inline>
        </w:drawing>
      </w:r>
    </w:p>
    <w:p w14:paraId="622EA954" w14:textId="1665D042" w:rsidR="00710DAA" w:rsidRPr="008F0F83" w:rsidRDefault="00214282" w:rsidP="00E05270">
      <w:pPr>
        <w:pStyle w:val="Caption"/>
      </w:pPr>
      <w:bookmarkStart w:id="26" w:name="_Toc229791208"/>
      <w:bookmarkStart w:id="27" w:name="_Toc229837509"/>
      <w:bookmarkStart w:id="28" w:name="_Toc229911223"/>
      <w:bookmarkStart w:id="29" w:name="_Toc230475830"/>
      <w:r>
        <w:t>Hình</w:t>
      </w:r>
      <w:r>
        <w:rPr>
          <w:lang w:val="en-US"/>
        </w:rPr>
        <w:t xml:space="preserve"> 1</w:t>
      </w:r>
      <w:r w:rsidR="00750E63">
        <w:t>.</w:t>
      </w:r>
      <w:r w:rsidR="00750E63">
        <w:fldChar w:fldCharType="begin"/>
      </w:r>
      <w:r w:rsidR="00750E63">
        <w:instrText xml:space="preserve"> SEQ Hình \* ARABIC \s 1 </w:instrText>
      </w:r>
      <w:r w:rsidR="00750E63">
        <w:fldChar w:fldCharType="separate"/>
      </w:r>
      <w:r w:rsidR="00750E63">
        <w:rPr>
          <w:noProof/>
        </w:rPr>
        <w:t>3</w:t>
      </w:r>
      <w:r w:rsidR="00750E63">
        <w:rPr>
          <w:noProof/>
        </w:rPr>
        <w:fldChar w:fldCharType="end"/>
      </w:r>
      <w:r w:rsidR="005B7EAD" w:rsidRPr="008F0F83">
        <w:t xml:space="preserve">: </w:t>
      </w:r>
      <w:r w:rsidR="005B7EAD" w:rsidRPr="005B7EAD">
        <w:t>Ảnh Tilemap đang được thiết kế trong Unity Editor</w:t>
      </w:r>
      <w:bookmarkEnd w:id="25"/>
      <w:bookmarkEnd w:id="26"/>
      <w:bookmarkEnd w:id="27"/>
      <w:bookmarkEnd w:id="28"/>
      <w:bookmarkEnd w:id="29"/>
    </w:p>
    <w:p w14:paraId="3322E5C4" w14:textId="77777777" w:rsidR="00710DAA" w:rsidRPr="0044698B" w:rsidRDefault="00710DAA" w:rsidP="00E05270">
      <w:pPr>
        <w:pStyle w:val="Heading3"/>
        <w:spacing w:line="360" w:lineRule="auto"/>
        <w:rPr>
          <w:lang w:val="vi-VN"/>
        </w:rPr>
      </w:pPr>
      <w:bookmarkStart w:id="30" w:name="_Toc230475725"/>
      <w:r w:rsidRPr="0044698B">
        <w:rPr>
          <w:lang w:val="vi-VN"/>
        </w:rPr>
        <w:t>1.2.4. Hệ thống Animation trong Unity</w:t>
      </w:r>
      <w:bookmarkEnd w:id="30"/>
    </w:p>
    <w:p w14:paraId="7FD3D660" w14:textId="39411C6B" w:rsidR="00710DAA" w:rsidRPr="00910A2A" w:rsidRDefault="00710DAA" w:rsidP="00E05270">
      <w:pPr>
        <w:spacing w:line="360" w:lineRule="auto"/>
        <w:ind w:firstLine="720"/>
        <w:jc w:val="both"/>
      </w:pPr>
      <w:r>
        <w:t>Unity cung cấp hệ thống hoạt ảnh toàn diện thông qua hai công cụ chính là Animation và Animator. Hệ thống này cho phép tạo chuyển động mượt mà cho nhân vật và các đối tượng trong game.</w:t>
      </w:r>
    </w:p>
    <w:p w14:paraId="7CD41AC8" w14:textId="77777777" w:rsidR="00710DAA" w:rsidRDefault="00710DAA" w:rsidP="00E05270">
      <w:pPr>
        <w:pStyle w:val="ListParagraph"/>
        <w:numPr>
          <w:ilvl w:val="0"/>
          <w:numId w:val="11"/>
        </w:numPr>
        <w:spacing w:before="40" w:after="40" w:line="360" w:lineRule="auto"/>
        <w:contextualSpacing w:val="0"/>
      </w:pPr>
      <w:r>
        <w:t>Animation Clip: Chứa các keyframe định nghĩa sự thay đổi của thuộc tính đối tượng theo thời gian như vị trí, scale, sprite, màu sắc. Với sprite sheet animation phổ biến trong game 2D, mỗi clip là một chuỗi sprite được phát liên tiếp tạo ra ảo giác chuyển động.</w:t>
      </w:r>
    </w:p>
    <w:p w14:paraId="701458E0" w14:textId="77777777" w:rsidR="00710DAA" w:rsidRDefault="00710DAA" w:rsidP="00E05270">
      <w:pPr>
        <w:pStyle w:val="ListParagraph"/>
        <w:numPr>
          <w:ilvl w:val="0"/>
          <w:numId w:val="11"/>
        </w:numPr>
        <w:spacing w:before="40" w:after="40" w:line="360" w:lineRule="auto"/>
        <w:contextualSpacing w:val="0"/>
      </w:pPr>
      <w:r>
        <w:t>Animator Controller: Bộ máy trạng thái (State Machine) trực quan quản lý việc chuyển đổi giữa các animation clip dựa theo các parameter (Int, Float, Bool, Trigger) được set từ code. Ví dụ: chuyển từ Idle sang Run khi Speed &gt; 0, từ Run sang Jump khi isGrounded = false.</w:t>
      </w:r>
    </w:p>
    <w:p w14:paraId="57A26AB5" w14:textId="77777777" w:rsidR="00710DAA" w:rsidRDefault="00710DAA" w:rsidP="00E05270">
      <w:pPr>
        <w:pStyle w:val="ListParagraph"/>
        <w:numPr>
          <w:ilvl w:val="0"/>
          <w:numId w:val="11"/>
        </w:numPr>
        <w:spacing w:before="40" w:after="40" w:line="360" w:lineRule="auto"/>
        <w:contextualSpacing w:val="0"/>
      </w:pPr>
      <w:r>
        <w:t>Blend Tree: Kỹ thuật pha trộn nhiều animation theo giá trị số, thường dùng để tạo animation di chuyển mượt mà theo tốc độ.</w:t>
      </w:r>
    </w:p>
    <w:p w14:paraId="34214AFF" w14:textId="41536883" w:rsidR="00710DAA" w:rsidRPr="005B7EAD" w:rsidRDefault="00710DAA" w:rsidP="00E05270">
      <w:pPr>
        <w:pStyle w:val="ListParagraph"/>
        <w:numPr>
          <w:ilvl w:val="0"/>
          <w:numId w:val="11"/>
        </w:numPr>
        <w:spacing w:before="40" w:after="40" w:line="360" w:lineRule="auto"/>
        <w:contextualSpacing w:val="0"/>
      </w:pPr>
      <w:r>
        <w:lastRenderedPageBreak/>
        <w:t>Avatar Mask: Cho phép áp dụng animation chỉ lên một phần cơ thể, ví dụ tay nhân vật attack trong khi chân vẫn chạy.</w:t>
      </w:r>
    </w:p>
    <w:p w14:paraId="698E696B" w14:textId="18DCDFAA" w:rsidR="005B7EAD" w:rsidRDefault="005B7EAD" w:rsidP="00E05270">
      <w:pPr>
        <w:spacing w:before="40" w:after="40" w:line="360" w:lineRule="auto"/>
        <w:rPr>
          <w:lang w:val="en-US"/>
        </w:rPr>
      </w:pPr>
      <w:r>
        <w:rPr>
          <w:noProof/>
          <w:lang w:val="en-US"/>
        </w:rPr>
        <w:drawing>
          <wp:inline distT="0" distB="0" distL="0" distR="0" wp14:anchorId="457F9165" wp14:editId="31D24788">
            <wp:extent cx="5470863" cy="2829560"/>
            <wp:effectExtent l="0" t="0" r="0" b="8890"/>
            <wp:docPr id="913217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96738" cy="2842942"/>
                    </a:xfrm>
                    <a:prstGeom prst="rect">
                      <a:avLst/>
                    </a:prstGeom>
                    <a:noFill/>
                  </pic:spPr>
                </pic:pic>
              </a:graphicData>
            </a:graphic>
          </wp:inline>
        </w:drawing>
      </w:r>
    </w:p>
    <w:p w14:paraId="34B60D8E" w14:textId="25ACE6F2" w:rsidR="005B7EAD" w:rsidRPr="005B7EAD" w:rsidRDefault="00214282" w:rsidP="00E05270">
      <w:pPr>
        <w:pStyle w:val="Caption"/>
        <w:rPr>
          <w:lang w:val="en-US"/>
        </w:rPr>
      </w:pPr>
      <w:bookmarkStart w:id="31" w:name="_Toc229791209"/>
      <w:bookmarkStart w:id="32" w:name="_Toc229837510"/>
      <w:bookmarkStart w:id="33" w:name="_Toc229911224"/>
      <w:bookmarkStart w:id="34" w:name="_Toc230475831"/>
      <w:r>
        <w:t>Hình</w:t>
      </w:r>
      <w:r>
        <w:rPr>
          <w:lang w:val="en-US"/>
        </w:rPr>
        <w:t xml:space="preserve"> 1</w:t>
      </w:r>
      <w:r w:rsidR="00750E63">
        <w:t>.</w:t>
      </w:r>
      <w:r w:rsidR="00750E63">
        <w:fldChar w:fldCharType="begin"/>
      </w:r>
      <w:r w:rsidR="00750E63">
        <w:instrText xml:space="preserve"> SEQ Hình \* ARABIC \s 1 </w:instrText>
      </w:r>
      <w:r w:rsidR="00750E63">
        <w:fldChar w:fldCharType="separate"/>
      </w:r>
      <w:r w:rsidR="00750E63">
        <w:rPr>
          <w:noProof/>
        </w:rPr>
        <w:t>4</w:t>
      </w:r>
      <w:r w:rsidR="00750E63">
        <w:rPr>
          <w:noProof/>
        </w:rPr>
        <w:fldChar w:fldCharType="end"/>
      </w:r>
      <w:r w:rsidR="005B7EAD">
        <w:rPr>
          <w:lang w:val="en-US"/>
        </w:rPr>
        <w:t xml:space="preserve">: </w:t>
      </w:r>
      <w:r w:rsidR="005B7EAD" w:rsidRPr="005B7EAD">
        <w:t>Ảnh Animator Controller đang mở trong Unity</w:t>
      </w:r>
      <w:bookmarkEnd w:id="31"/>
      <w:bookmarkEnd w:id="32"/>
      <w:bookmarkEnd w:id="33"/>
      <w:bookmarkEnd w:id="34"/>
    </w:p>
    <w:p w14:paraId="7C46E1D7" w14:textId="77777777" w:rsidR="00710DAA" w:rsidRPr="0044698B" w:rsidRDefault="00710DAA" w:rsidP="00E05270">
      <w:pPr>
        <w:pStyle w:val="Heading3"/>
        <w:spacing w:line="360" w:lineRule="auto"/>
        <w:rPr>
          <w:lang w:val="vi-VN"/>
        </w:rPr>
      </w:pPr>
      <w:bookmarkStart w:id="35" w:name="_Toc230475726"/>
      <w:r w:rsidRPr="0044698B">
        <w:rPr>
          <w:lang w:val="vi-VN"/>
        </w:rPr>
        <w:t>1.2.5. Phần mềm thiết kế đồ họa và âm thanh</w:t>
      </w:r>
      <w:bookmarkEnd w:id="35"/>
    </w:p>
    <w:p w14:paraId="74832CEF" w14:textId="0A643CC5" w:rsidR="00710DAA" w:rsidRPr="00910A2A" w:rsidRDefault="00710DAA" w:rsidP="00E05270">
      <w:pPr>
        <w:spacing w:line="360" w:lineRule="auto"/>
        <w:ind w:firstLine="720"/>
        <w:jc w:val="both"/>
      </w:pPr>
      <w:r>
        <w:t>Bên cạnh Unity, quá trình phát triển game còn sử dụng một số công cụ hỗ trợ:</w:t>
      </w:r>
    </w:p>
    <w:p w14:paraId="675FBAF7" w14:textId="77777777" w:rsidR="00710DAA" w:rsidRDefault="00710DAA" w:rsidP="00E05270">
      <w:pPr>
        <w:pStyle w:val="ListParagraph"/>
        <w:numPr>
          <w:ilvl w:val="0"/>
          <w:numId w:val="12"/>
        </w:numPr>
        <w:spacing w:before="40" w:after="40" w:line="360" w:lineRule="auto"/>
        <w:contextualSpacing w:val="0"/>
      </w:pPr>
      <w:r>
        <w:t>Aseprite: Phần mềm vẽ pixel art chuyên dụng, thường được dùng để tạo sprite sheet nhân vật, quái vật và tile bản đồ cho game 2D. Aseprite hỗ trợ xuất sprite sheet trực tiếp sang định dạng PNG.</w:t>
      </w:r>
    </w:p>
    <w:p w14:paraId="5E949688" w14:textId="77777777" w:rsidR="00710DAA" w:rsidRDefault="00710DAA" w:rsidP="00E05270">
      <w:pPr>
        <w:pStyle w:val="ListParagraph"/>
        <w:numPr>
          <w:ilvl w:val="0"/>
          <w:numId w:val="12"/>
        </w:numPr>
        <w:spacing w:before="40" w:after="40" w:line="360" w:lineRule="auto"/>
        <w:contextualSpacing w:val="0"/>
      </w:pPr>
      <w:r>
        <w:t>Tiled Map Editor: Công cụ thiết kế bản đồ độc lập với khả năng xuất file TMX tương thích với Unity. Thích hợp khi cần thiết kế bản đồ phức tạp trước khi import vào Unity.</w:t>
      </w:r>
    </w:p>
    <w:p w14:paraId="055FC277" w14:textId="77777777" w:rsidR="00710DAA" w:rsidRDefault="00710DAA" w:rsidP="00E05270">
      <w:pPr>
        <w:pStyle w:val="ListParagraph"/>
        <w:numPr>
          <w:ilvl w:val="0"/>
          <w:numId w:val="12"/>
        </w:numPr>
        <w:spacing w:before="40" w:after="40" w:line="360" w:lineRule="auto"/>
        <w:contextualSpacing w:val="0"/>
      </w:pPr>
      <w:r>
        <w:t>Audacity: Phần mềm biên tập âm thanh mã nguồn mở, dùng để cắt, chỉnh sửa và xuất file âm thanh định dạng WAV/OGG phù hợp với Unity.</w:t>
      </w:r>
    </w:p>
    <w:p w14:paraId="269662E4" w14:textId="5C755C00" w:rsidR="00710DAA" w:rsidRPr="00857820" w:rsidRDefault="00710DAA" w:rsidP="00E05270">
      <w:pPr>
        <w:pStyle w:val="ListParagraph"/>
        <w:numPr>
          <w:ilvl w:val="0"/>
          <w:numId w:val="12"/>
        </w:numPr>
        <w:spacing w:before="40" w:after="40" w:line="360" w:lineRule="auto"/>
        <w:contextualSpacing w:val="0"/>
      </w:pPr>
      <w:r>
        <w:t>Visual Studio / Visual Studio Code: IDE lập trình C# với tích hợp Unity, cung cấp IntelliSense, debug và các công cụ phân tích code.</w:t>
      </w:r>
    </w:p>
    <w:p w14:paraId="725C9AC5" w14:textId="77777777" w:rsidR="00710DAA" w:rsidRDefault="00710DAA" w:rsidP="00E05270">
      <w:pPr>
        <w:pStyle w:val="Heading2"/>
        <w:spacing w:line="360" w:lineRule="auto"/>
      </w:pPr>
      <w:bookmarkStart w:id="36" w:name="_Toc230475727"/>
      <w:r>
        <w:t>1.3. Các khái niệm kỹ thuật trong phát triển game</w:t>
      </w:r>
      <w:bookmarkEnd w:id="36"/>
    </w:p>
    <w:p w14:paraId="65AA5E84" w14:textId="77777777" w:rsidR="00710DAA" w:rsidRDefault="00710DAA" w:rsidP="00E05270">
      <w:pPr>
        <w:pStyle w:val="Heading3"/>
        <w:spacing w:line="360" w:lineRule="auto"/>
      </w:pPr>
      <w:bookmarkStart w:id="37" w:name="_Toc230475728"/>
      <w:r>
        <w:t>1.3.1. Vòng lặp game (Game Loop)</w:t>
      </w:r>
      <w:bookmarkEnd w:id="37"/>
    </w:p>
    <w:p w14:paraId="0D686224" w14:textId="113B7D69" w:rsidR="00710DAA" w:rsidRPr="00910A2A" w:rsidRDefault="00710DAA" w:rsidP="00E05270">
      <w:pPr>
        <w:spacing w:line="360" w:lineRule="auto"/>
        <w:ind w:firstLine="720"/>
        <w:jc w:val="both"/>
      </w:pPr>
      <w:r>
        <w:t>Game Loop là cơ chế trung tâm điều khiển toàn bộ hoạt động của trò chơi điện tử. Đây là vòng lặp vô hạn chạy liên tục trong suốt thời gian game hoạt động, thực hiện tuần tự ba giai đoạn:</w:t>
      </w:r>
    </w:p>
    <w:p w14:paraId="7889B9E5" w14:textId="77777777" w:rsidR="00710DAA" w:rsidRDefault="00710DAA" w:rsidP="00E05270">
      <w:pPr>
        <w:pStyle w:val="ListParagraph"/>
        <w:numPr>
          <w:ilvl w:val="0"/>
          <w:numId w:val="13"/>
        </w:numPr>
        <w:spacing w:before="40" w:after="40" w:line="360" w:lineRule="auto"/>
        <w:contextualSpacing w:val="0"/>
      </w:pPr>
      <w:r>
        <w:lastRenderedPageBreak/>
        <w:t>Input (Đầu vào): Đọc và xử lý tất cả thao tác của người dùng từ bàn phím, chuột, màn hình cảm ứng, gamepad trong frame hiện tại.</w:t>
      </w:r>
    </w:p>
    <w:p w14:paraId="56AD7695" w14:textId="77777777" w:rsidR="00710DAA" w:rsidRDefault="00710DAA" w:rsidP="00E05270">
      <w:pPr>
        <w:pStyle w:val="ListParagraph"/>
        <w:numPr>
          <w:ilvl w:val="0"/>
          <w:numId w:val="13"/>
        </w:numPr>
        <w:spacing w:before="40" w:after="40" w:line="360" w:lineRule="auto"/>
        <w:contextualSpacing w:val="0"/>
      </w:pPr>
      <w:r>
        <w:t>Update (Cập nhật): Tính toán và cập nhật trạng thái toàn bộ game bao gồm vị trí đối tượng, logic AI, kiểm tra va chạm, vật lý, sự kiện và điều kiện thắng/thua.</w:t>
      </w:r>
    </w:p>
    <w:p w14:paraId="5A9D5C3E" w14:textId="42A3DC73" w:rsidR="00710DAA" w:rsidRPr="00857820" w:rsidRDefault="00710DAA" w:rsidP="00E05270">
      <w:pPr>
        <w:pStyle w:val="ListParagraph"/>
        <w:numPr>
          <w:ilvl w:val="0"/>
          <w:numId w:val="13"/>
        </w:numPr>
        <w:spacing w:before="40" w:after="40" w:line="360" w:lineRule="auto"/>
        <w:contextualSpacing w:val="0"/>
      </w:pPr>
      <w:r>
        <w:t>Render (Hiển thị): Vẽ toàn bộ cảnh game lên màn hình dựa trên trạng thái vừa cập nhật, bao gồm sprite, hiệu ứng hạt, UI và camera.</w:t>
      </w:r>
    </w:p>
    <w:p w14:paraId="35A0274C" w14:textId="5D409BD3" w:rsidR="00710DAA" w:rsidRPr="00910A2A" w:rsidRDefault="00710DAA" w:rsidP="00E05270">
      <w:pPr>
        <w:spacing w:line="360" w:lineRule="auto"/>
        <w:ind w:firstLine="720"/>
        <w:jc w:val="both"/>
      </w:pPr>
      <w:r>
        <w:t>Trong Unity, vòng lặp game được quản lý tự động bởi engine. Lập trình viên tương tác với game loop thông qua các phương thức vòng đời của MonoBehaviour:</w:t>
      </w:r>
    </w:p>
    <w:p w14:paraId="5C106740" w14:textId="77777777" w:rsidR="00710DAA" w:rsidRDefault="00710DAA" w:rsidP="00E05270">
      <w:pPr>
        <w:pStyle w:val="ListParagraph"/>
        <w:numPr>
          <w:ilvl w:val="0"/>
          <w:numId w:val="14"/>
        </w:numPr>
        <w:spacing w:before="40" w:after="40" w:line="360" w:lineRule="auto"/>
        <w:contextualSpacing w:val="0"/>
      </w:pPr>
      <w:r>
        <w:t>Awake(): Được gọi đầu tiên khi đối tượng được tạo, trước cả Start(). Dùng để khởi tạo tham chiếu nội bộ.</w:t>
      </w:r>
    </w:p>
    <w:p w14:paraId="7C55D784" w14:textId="77777777" w:rsidR="00710DAA" w:rsidRDefault="00710DAA" w:rsidP="00E05270">
      <w:pPr>
        <w:pStyle w:val="ListParagraph"/>
        <w:numPr>
          <w:ilvl w:val="0"/>
          <w:numId w:val="14"/>
        </w:numPr>
        <w:spacing w:before="40" w:after="40" w:line="360" w:lineRule="auto"/>
        <w:contextualSpacing w:val="0"/>
      </w:pPr>
      <w:r>
        <w:t>Start(): Được gọi một lần trước frame đầu tiên sau khi tất cả Awake() đã chạy. Dùng để khởi tạo giá trị phụ thuộc vào các đối tượng khác.</w:t>
      </w:r>
    </w:p>
    <w:p w14:paraId="0439D7EC" w14:textId="77777777" w:rsidR="00710DAA" w:rsidRDefault="00710DAA" w:rsidP="00E05270">
      <w:pPr>
        <w:pStyle w:val="ListParagraph"/>
        <w:numPr>
          <w:ilvl w:val="0"/>
          <w:numId w:val="14"/>
        </w:numPr>
        <w:spacing w:before="40" w:after="40" w:line="360" w:lineRule="auto"/>
        <w:contextualSpacing w:val="0"/>
      </w:pPr>
      <w:r>
        <w:t>Update(): Được gọi mỗi frame, tần suất phụ thuộc vào FPS. Dùng để xử lý input và logic không liên quan đến vật lý.</w:t>
      </w:r>
    </w:p>
    <w:p w14:paraId="3A1D1AAD" w14:textId="77777777" w:rsidR="00710DAA" w:rsidRDefault="00710DAA" w:rsidP="00E05270">
      <w:pPr>
        <w:pStyle w:val="ListParagraph"/>
        <w:numPr>
          <w:ilvl w:val="0"/>
          <w:numId w:val="14"/>
        </w:numPr>
        <w:spacing w:before="40" w:after="40" w:line="360" w:lineRule="auto"/>
        <w:contextualSpacing w:val="0"/>
      </w:pPr>
      <w:r>
        <w:t>FixedUpdate(): Được gọi theo chu kỳ cố định (mặc định 50 lần/giây). Dùng để áp lực và tính toán vật lý với Rigidbody.</w:t>
      </w:r>
    </w:p>
    <w:p w14:paraId="0995438E" w14:textId="77777777" w:rsidR="00710DAA" w:rsidRDefault="00710DAA" w:rsidP="00E05270">
      <w:pPr>
        <w:pStyle w:val="ListParagraph"/>
        <w:numPr>
          <w:ilvl w:val="0"/>
          <w:numId w:val="14"/>
        </w:numPr>
        <w:spacing w:before="40" w:after="40" w:line="360" w:lineRule="auto"/>
        <w:contextualSpacing w:val="0"/>
      </w:pPr>
      <w:r>
        <w:t>LateUpdate(): Được gọi sau tất cả Update() trong frame. Dùng để cập nhật camera, UI theo vị trí nhân vật đã cập nhật.</w:t>
      </w:r>
    </w:p>
    <w:p w14:paraId="3809F935" w14:textId="48855943" w:rsidR="00710DAA" w:rsidRPr="00857820" w:rsidRDefault="00710DAA" w:rsidP="00E05270">
      <w:pPr>
        <w:pStyle w:val="ListParagraph"/>
        <w:numPr>
          <w:ilvl w:val="0"/>
          <w:numId w:val="14"/>
        </w:numPr>
        <w:spacing w:before="40" w:after="40" w:line="360" w:lineRule="auto"/>
        <w:contextualSpacing w:val="0"/>
      </w:pPr>
      <w:r>
        <w:t>OnDestroy(): Được gọi khi đối tượng bị hủy. Dùng để dọn dẹp tài nguyên, hủy đăng ký event.</w:t>
      </w:r>
    </w:p>
    <w:p w14:paraId="71AA4470" w14:textId="77777777" w:rsidR="00710DAA" w:rsidRDefault="00710DAA" w:rsidP="00E05270">
      <w:pPr>
        <w:pStyle w:val="Heading3"/>
        <w:spacing w:line="360" w:lineRule="auto"/>
      </w:pPr>
      <w:bookmarkStart w:id="38" w:name="_Toc230475729"/>
      <w:r>
        <w:t>1.3.2. Hệ thống vật lý và va chạm (Physics &amp; Collision Detection)</w:t>
      </w:r>
      <w:bookmarkEnd w:id="38"/>
    </w:p>
    <w:p w14:paraId="0BAE9561" w14:textId="48B98F24" w:rsidR="00710DAA" w:rsidRPr="00910A2A" w:rsidRDefault="00710DAA" w:rsidP="00E05270">
      <w:pPr>
        <w:spacing w:line="360" w:lineRule="auto"/>
        <w:ind w:firstLine="720"/>
        <w:jc w:val="both"/>
      </w:pPr>
      <w:r>
        <w:t>Vật lý 2D trong Unity được xây dựng dựa trên engine Box2D, mô phỏng các hiện tượng vật lý thực tế trong không gian 2D. Hệ thống vật lý bao gồm các thành phần chính:</w:t>
      </w:r>
    </w:p>
    <w:p w14:paraId="43A567D4" w14:textId="77777777" w:rsidR="00710DAA" w:rsidRDefault="00710DAA" w:rsidP="00E05270">
      <w:pPr>
        <w:pStyle w:val="ListParagraph"/>
        <w:numPr>
          <w:ilvl w:val="0"/>
          <w:numId w:val="15"/>
        </w:numPr>
        <w:spacing w:before="40" w:after="40" w:line="360" w:lineRule="auto"/>
        <w:contextualSpacing w:val="0"/>
      </w:pPr>
      <w:r>
        <w:t>Rigidbody2D: Component cốt lõi cho vật lý 2D. Khi gắn vào GameObject, đối tượng chịu tác động của lực, trọng lực và tuân theo các quy luật vật lý Newton. Các thuộc tính quan trọng: mass (khối lượng), gravityScale (hệ số trọng lực), drag (lực cản), constraints (giới hạn chuyển động và xoay).</w:t>
      </w:r>
    </w:p>
    <w:p w14:paraId="3B8D15B2" w14:textId="77777777" w:rsidR="00710DAA" w:rsidRDefault="00710DAA" w:rsidP="00E05270">
      <w:pPr>
        <w:pStyle w:val="ListParagraph"/>
        <w:numPr>
          <w:ilvl w:val="0"/>
          <w:numId w:val="15"/>
        </w:numPr>
        <w:spacing w:before="40" w:after="40" w:line="360" w:lineRule="auto"/>
        <w:contextualSpacing w:val="0"/>
      </w:pPr>
      <w:r>
        <w:t xml:space="preserve">Collider2D: Định nghĩa hình dạng va chạm. Các loại phổ biến: BoxCollider2D (hình chữ nhật, dùng cho platform và nhân vật hình khối), CircleCollider2D </w:t>
      </w:r>
      <w:r>
        <w:lastRenderedPageBreak/>
        <w:t>(hình tròn, dùng cho đạn và vật tròn), CapsuleCollider2D (hình viên nang, lý tưởng cho nhân vật người), PolygonCollider2D (hình đa giác tùy ý, theo đường viền sprite).</w:t>
      </w:r>
    </w:p>
    <w:p w14:paraId="2E8613CC" w14:textId="77777777" w:rsidR="00710DAA" w:rsidRDefault="00710DAA" w:rsidP="00E05270">
      <w:pPr>
        <w:pStyle w:val="ListParagraph"/>
        <w:numPr>
          <w:ilvl w:val="0"/>
          <w:numId w:val="15"/>
        </w:numPr>
        <w:spacing w:before="40" w:after="40" w:line="360" w:lineRule="auto"/>
        <w:contextualSpacing w:val="0"/>
      </w:pPr>
      <w:r>
        <w:t>Physics Material 2D: Xác định độ ma sát (friction) và độ nảy (bounciness) khi va chạm giữa hai đối tượng.</w:t>
      </w:r>
    </w:p>
    <w:p w14:paraId="68B2538C" w14:textId="77777777" w:rsidR="00710DAA" w:rsidRDefault="00710DAA" w:rsidP="00E05270">
      <w:pPr>
        <w:pStyle w:val="ListParagraph"/>
        <w:numPr>
          <w:ilvl w:val="0"/>
          <w:numId w:val="15"/>
        </w:numPr>
        <w:spacing w:before="40" w:after="40" w:line="360" w:lineRule="auto"/>
        <w:contextualSpacing w:val="0"/>
      </w:pPr>
      <w:r>
        <w:t>Collision Callbacks: Unity tự động gọi các phương thức khi va chạm xảy ra: OnCollisionEnter2D (bắt đầu chạm), OnCollisionStay2D (đang chạm), OnCollisionExit2D (kết thúc chạm).</w:t>
      </w:r>
    </w:p>
    <w:p w14:paraId="1C3C04EB" w14:textId="77777777" w:rsidR="00710DAA" w:rsidRDefault="00710DAA" w:rsidP="00E05270">
      <w:pPr>
        <w:pStyle w:val="ListParagraph"/>
        <w:numPr>
          <w:ilvl w:val="0"/>
          <w:numId w:val="15"/>
        </w:numPr>
        <w:spacing w:before="40" w:after="40" w:line="360" w:lineRule="auto"/>
        <w:contextualSpacing w:val="0"/>
      </w:pPr>
      <w:r>
        <w:t>Trigger: Collider với isTrigger = true không tạo phản ứng vật lý nhưng vẫn phát hiện giao thoa và kích hoạt OnTriggerEnter2D, OnTriggerStay2D, OnTriggerExit2D. Thường dùng cho vùng phát hiện kẻ địch, vùng lấy vật phẩm.</w:t>
      </w:r>
    </w:p>
    <w:p w14:paraId="459563CB" w14:textId="77777777" w:rsidR="00710DAA" w:rsidRDefault="00710DAA" w:rsidP="00E05270">
      <w:pPr>
        <w:pStyle w:val="ListParagraph"/>
        <w:numPr>
          <w:ilvl w:val="0"/>
          <w:numId w:val="15"/>
        </w:numPr>
        <w:spacing w:before="40" w:after="40" w:line="360" w:lineRule="auto"/>
        <w:contextualSpacing w:val="0"/>
      </w:pPr>
      <w:r>
        <w:t>Raycast 2D: Bắn tia từ một điểm theo hướng nhất định để phát hiện đối tượng trên đường đi. Ứng dụng phổ biến: kiểm tra nhân vật có đang đứng trên mặt đất không, phát hiện vật thể trước mặt kẻ địch.</w:t>
      </w:r>
    </w:p>
    <w:p w14:paraId="2E30870A" w14:textId="4123C966" w:rsidR="00710DAA" w:rsidRPr="005B7EAD" w:rsidRDefault="00710DAA" w:rsidP="00E05270">
      <w:pPr>
        <w:pStyle w:val="ListParagraph"/>
        <w:numPr>
          <w:ilvl w:val="0"/>
          <w:numId w:val="15"/>
        </w:numPr>
        <w:spacing w:before="40" w:after="40" w:line="360" w:lineRule="auto"/>
        <w:contextualSpacing w:val="0"/>
      </w:pPr>
      <w:r>
        <w:t>Layer Collision Matrix: Cấu hình layer nào tương tác vật lý với layer nào, giúp tối ưu hiệu năng và tránh va chạm không mong muốn (ví dụ: đạn của người chơi không va chạm với người chơi).</w:t>
      </w:r>
    </w:p>
    <w:p w14:paraId="702258AE" w14:textId="77777777" w:rsidR="005B7EAD" w:rsidRDefault="005B7EAD" w:rsidP="00E05270">
      <w:pPr>
        <w:spacing w:before="40" w:after="40" w:line="360" w:lineRule="auto"/>
        <w:jc w:val="center"/>
        <w:rPr>
          <w:lang w:val="en-US"/>
        </w:rPr>
      </w:pPr>
      <w:r>
        <w:rPr>
          <w:noProof/>
        </w:rPr>
        <w:lastRenderedPageBreak/>
        <w:drawing>
          <wp:inline distT="0" distB="0" distL="0" distR="0" wp14:anchorId="7B21889A" wp14:editId="30A03201">
            <wp:extent cx="5198110" cy="3872652"/>
            <wp:effectExtent l="0" t="0" r="2540" b="0"/>
            <wp:docPr id="449994774" name="Picture 25" descr="Chuyển động người chơi trong Unity bằng Rigidbody và Coll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huyển động người chơi trong Unity bằng Rigidbody và Collid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02778" cy="3876129"/>
                    </a:xfrm>
                    <a:prstGeom prst="rect">
                      <a:avLst/>
                    </a:prstGeom>
                    <a:noFill/>
                    <a:ln>
                      <a:noFill/>
                    </a:ln>
                  </pic:spPr>
                </pic:pic>
              </a:graphicData>
            </a:graphic>
          </wp:inline>
        </w:drawing>
      </w:r>
    </w:p>
    <w:p w14:paraId="44F0A7A1" w14:textId="2D9FE347" w:rsidR="005B7EAD" w:rsidRPr="005B7EAD" w:rsidRDefault="00214282" w:rsidP="00E05270">
      <w:pPr>
        <w:pStyle w:val="Caption"/>
        <w:rPr>
          <w:lang w:val="en-US"/>
        </w:rPr>
      </w:pPr>
      <w:bookmarkStart w:id="39" w:name="_Toc229791210"/>
      <w:bookmarkStart w:id="40" w:name="_Toc229837511"/>
      <w:bookmarkStart w:id="41" w:name="_Toc229911225"/>
      <w:bookmarkStart w:id="42" w:name="_Toc230475832"/>
      <w:r>
        <w:t>Hình</w:t>
      </w:r>
      <w:r>
        <w:rPr>
          <w:lang w:val="en-US"/>
        </w:rPr>
        <w:t xml:space="preserve"> 1</w:t>
      </w:r>
      <w:r w:rsidR="00750E63">
        <w:t>.</w:t>
      </w:r>
      <w:r w:rsidR="00750E63">
        <w:fldChar w:fldCharType="begin"/>
      </w:r>
      <w:r w:rsidR="00750E63">
        <w:instrText xml:space="preserve"> SEQ Hình \* ARABIC \s 1 </w:instrText>
      </w:r>
      <w:r w:rsidR="00750E63">
        <w:fldChar w:fldCharType="separate"/>
      </w:r>
      <w:r w:rsidR="00750E63">
        <w:rPr>
          <w:noProof/>
        </w:rPr>
        <w:t>5</w:t>
      </w:r>
      <w:r w:rsidR="00750E63">
        <w:rPr>
          <w:noProof/>
        </w:rPr>
        <w:fldChar w:fldCharType="end"/>
      </w:r>
      <w:r w:rsidR="005B7EAD">
        <w:rPr>
          <w:lang w:val="en-US"/>
        </w:rPr>
        <w:t xml:space="preserve">: </w:t>
      </w:r>
      <w:r w:rsidR="005B7EAD" w:rsidRPr="005B7EAD">
        <w:t>Ảnh Inspector của Player prefab thấy Rigidbody2D + Collider2D</w:t>
      </w:r>
      <w:bookmarkEnd w:id="39"/>
      <w:bookmarkEnd w:id="40"/>
      <w:bookmarkEnd w:id="41"/>
      <w:bookmarkEnd w:id="42"/>
    </w:p>
    <w:p w14:paraId="16B94B39" w14:textId="77777777" w:rsidR="00710DAA" w:rsidRPr="0044698B" w:rsidRDefault="00710DAA" w:rsidP="00E05270">
      <w:pPr>
        <w:pStyle w:val="Heading3"/>
        <w:spacing w:line="360" w:lineRule="auto"/>
        <w:rPr>
          <w:lang w:val="vi-VN"/>
        </w:rPr>
      </w:pPr>
      <w:bookmarkStart w:id="43" w:name="_Toc230475730"/>
      <w:r w:rsidRPr="0044698B">
        <w:rPr>
          <w:lang w:val="vi-VN"/>
        </w:rPr>
        <w:t>1.3.3. Trí tuệ nhân tạo cho kẻ địch (Enemy AI)</w:t>
      </w:r>
      <w:bookmarkEnd w:id="43"/>
    </w:p>
    <w:p w14:paraId="35275FBA" w14:textId="5C905115" w:rsidR="00710DAA" w:rsidRPr="00857820" w:rsidRDefault="00710DAA" w:rsidP="00E05270">
      <w:pPr>
        <w:spacing w:line="360" w:lineRule="auto"/>
        <w:ind w:firstLine="720"/>
        <w:jc w:val="both"/>
        <w:rPr>
          <w:lang w:val="en-US"/>
        </w:rPr>
      </w:pPr>
      <w:r>
        <w:t>AI trong game Platformer không phải là AI học máy phức tạp mà là tập hợp các quy tắc hành vi được lập trình trước, cho phép kẻ địch phản ứng hợp lý với môi trường và người chơi. Phương pháp thiết kế AI phổ biến nhất là Finite State Machine (FSM).</w:t>
      </w:r>
    </w:p>
    <w:p w14:paraId="2F008122" w14:textId="1019EE43" w:rsidR="00710DAA" w:rsidRPr="00857820" w:rsidRDefault="00710DAA" w:rsidP="00E05270">
      <w:pPr>
        <w:spacing w:line="360" w:lineRule="auto"/>
        <w:ind w:firstLine="720"/>
        <w:jc w:val="both"/>
        <w:rPr>
          <w:lang w:val="en-US"/>
        </w:rPr>
      </w:pPr>
      <w:r>
        <w:t>Finite State Machine (Máy trạng thái hữu hạn) tổ chức hành vi AI thành các trạng thái rời rạc. Tại mỗi thời điểm, kẻ địch chỉ ở một trạng thái duy nhất. Khi điều kiện chuyển trạng thái được thỏa mãn, AI chuyển sang trạng thái mới. Các trạng thái cơ bản của kẻ địch trong game Platformer:</w:t>
      </w:r>
    </w:p>
    <w:p w14:paraId="4166C18E" w14:textId="77777777" w:rsidR="00710DAA" w:rsidRDefault="00710DAA" w:rsidP="00E05270">
      <w:pPr>
        <w:pStyle w:val="ListParagraph"/>
        <w:numPr>
          <w:ilvl w:val="0"/>
          <w:numId w:val="16"/>
        </w:numPr>
        <w:spacing w:before="40" w:after="40" w:line="360" w:lineRule="auto"/>
        <w:contextualSpacing w:val="0"/>
      </w:pPr>
      <w:r>
        <w:t>Idle (Đứng yên): Kẻ địch không chuyển động, chờ điều kiện kích hoạt.</w:t>
      </w:r>
    </w:p>
    <w:p w14:paraId="1E1C3403" w14:textId="77777777" w:rsidR="00710DAA" w:rsidRDefault="00710DAA" w:rsidP="00E05270">
      <w:pPr>
        <w:pStyle w:val="ListParagraph"/>
        <w:numPr>
          <w:ilvl w:val="0"/>
          <w:numId w:val="16"/>
        </w:numPr>
        <w:spacing w:before="40" w:after="40" w:line="360" w:lineRule="auto"/>
        <w:contextualSpacing w:val="0"/>
      </w:pPr>
      <w:r>
        <w:t>Patrol (Tuần tra): Di chuyển qua lại trong phạm vi nhất định. Khi chạm tường hoặc hết biên giới tuần tra, đổi hướng di chuyển.</w:t>
      </w:r>
    </w:p>
    <w:p w14:paraId="3B041F3F" w14:textId="77777777" w:rsidR="00710DAA" w:rsidRDefault="00710DAA" w:rsidP="00E05270">
      <w:pPr>
        <w:pStyle w:val="ListParagraph"/>
        <w:numPr>
          <w:ilvl w:val="0"/>
          <w:numId w:val="16"/>
        </w:numPr>
        <w:spacing w:before="40" w:after="40" w:line="360" w:lineRule="auto"/>
        <w:contextualSpacing w:val="0"/>
      </w:pPr>
      <w:r>
        <w:t>Chase (Truy đuổi): Khi phát hiện người chơi trong phạm vi nhất định, di chuyển về phía người chơi.</w:t>
      </w:r>
    </w:p>
    <w:p w14:paraId="282F8AA8" w14:textId="77777777" w:rsidR="00710DAA" w:rsidRDefault="00710DAA" w:rsidP="00E05270">
      <w:pPr>
        <w:pStyle w:val="ListParagraph"/>
        <w:numPr>
          <w:ilvl w:val="0"/>
          <w:numId w:val="16"/>
        </w:numPr>
        <w:spacing w:before="40" w:after="40" w:line="360" w:lineRule="auto"/>
        <w:contextualSpacing w:val="0"/>
      </w:pPr>
      <w:r>
        <w:t>Attack (Tấn công): Khi người chơi trong tầm tấn công, thực hiện đòn tấn công.</w:t>
      </w:r>
    </w:p>
    <w:p w14:paraId="42E70F8B" w14:textId="77777777" w:rsidR="00710DAA" w:rsidRDefault="00710DAA" w:rsidP="00E05270">
      <w:pPr>
        <w:pStyle w:val="ListParagraph"/>
        <w:numPr>
          <w:ilvl w:val="0"/>
          <w:numId w:val="16"/>
        </w:numPr>
        <w:spacing w:before="40" w:after="40" w:line="360" w:lineRule="auto"/>
        <w:contextualSpacing w:val="0"/>
      </w:pPr>
      <w:r>
        <w:t>Hurt (Nhận sát thương): Phản ứng khi bị người chơi tấn công.</w:t>
      </w:r>
    </w:p>
    <w:p w14:paraId="46E977EB" w14:textId="73196A0C" w:rsidR="00710DAA" w:rsidRPr="00857820" w:rsidRDefault="00710DAA" w:rsidP="00E05270">
      <w:pPr>
        <w:pStyle w:val="ListParagraph"/>
        <w:numPr>
          <w:ilvl w:val="0"/>
          <w:numId w:val="16"/>
        </w:numPr>
        <w:spacing w:before="40" w:after="40" w:line="360" w:lineRule="auto"/>
        <w:contextualSpacing w:val="0"/>
      </w:pPr>
      <w:r>
        <w:lastRenderedPageBreak/>
        <w:t>Death (Chết): Phát animation chết, xử lý rơi vật phẩm rồi hủy đối tượng.</w:t>
      </w:r>
    </w:p>
    <w:p w14:paraId="73820B08" w14:textId="4F8DE210" w:rsidR="00710DAA" w:rsidRPr="00910A2A" w:rsidRDefault="00710DAA" w:rsidP="00E05270">
      <w:pPr>
        <w:spacing w:line="360" w:lineRule="auto"/>
        <w:ind w:firstLine="720"/>
        <w:jc w:val="both"/>
      </w:pPr>
      <w:r>
        <w:t>Cơ chế phát hiện người chơi thường dùng Physics2D.OverlapCircle() để kiểm tra vùng hình tròn xung quanh kẻ địch, hoặc Physics2D.Raycast() để kiểm tra tầm nhìn theo đường thẳng, tránh phát hiện qua tường.</w:t>
      </w:r>
    </w:p>
    <w:p w14:paraId="5EEE3913" w14:textId="77777777" w:rsidR="00710DAA" w:rsidRPr="0044698B" w:rsidRDefault="00710DAA" w:rsidP="00E05270">
      <w:pPr>
        <w:pStyle w:val="Heading3"/>
        <w:spacing w:line="360" w:lineRule="auto"/>
        <w:rPr>
          <w:lang w:val="vi-VN"/>
        </w:rPr>
      </w:pPr>
      <w:bookmarkStart w:id="44" w:name="_Toc230475731"/>
      <w:r w:rsidRPr="0044698B">
        <w:rPr>
          <w:lang w:val="vi-VN"/>
        </w:rPr>
        <w:t>1.3.4. Quản lý màn chơi và trạng thái game</w:t>
      </w:r>
      <w:bookmarkEnd w:id="44"/>
    </w:p>
    <w:p w14:paraId="385108B1" w14:textId="690E247D" w:rsidR="00710DAA" w:rsidRPr="00910A2A" w:rsidRDefault="00710DAA" w:rsidP="00E05270">
      <w:pPr>
        <w:spacing w:line="360" w:lineRule="auto"/>
        <w:ind w:firstLine="720"/>
        <w:jc w:val="both"/>
      </w:pPr>
      <w:r>
        <w:t>Một game Platformer 2D cần hệ thống quản lý trạng thái (Game State Management) để điều phối các pha trong vòng đời của game:</w:t>
      </w:r>
    </w:p>
    <w:p w14:paraId="17C73928" w14:textId="77777777" w:rsidR="00710DAA" w:rsidRDefault="00710DAA" w:rsidP="00E05270">
      <w:pPr>
        <w:pStyle w:val="ListParagraph"/>
        <w:numPr>
          <w:ilvl w:val="0"/>
          <w:numId w:val="17"/>
        </w:numPr>
        <w:spacing w:before="40" w:after="40" w:line="360" w:lineRule="auto"/>
        <w:contextualSpacing w:val="0"/>
      </w:pPr>
      <w:r>
        <w:t>Main Menu: Màn hình chính khi khởi động game, cho phép bắt đầu chơi, xem hướng dẫn, điều chỉnh cài đặt.</w:t>
      </w:r>
    </w:p>
    <w:p w14:paraId="50E8789D" w14:textId="77777777" w:rsidR="00710DAA" w:rsidRDefault="00710DAA" w:rsidP="00E05270">
      <w:pPr>
        <w:pStyle w:val="ListParagraph"/>
        <w:numPr>
          <w:ilvl w:val="0"/>
          <w:numId w:val="17"/>
        </w:numPr>
        <w:spacing w:before="40" w:after="40" w:line="360" w:lineRule="auto"/>
        <w:contextualSpacing w:val="0"/>
      </w:pPr>
      <w:r>
        <w:t>Gameplay: Trạng thái chơi game chính, vòng lặp game hoạt động đầy đủ.</w:t>
      </w:r>
    </w:p>
    <w:p w14:paraId="01680B03" w14:textId="77777777" w:rsidR="00710DAA" w:rsidRDefault="00710DAA" w:rsidP="00E05270">
      <w:pPr>
        <w:pStyle w:val="ListParagraph"/>
        <w:numPr>
          <w:ilvl w:val="0"/>
          <w:numId w:val="17"/>
        </w:numPr>
        <w:spacing w:before="40" w:after="40" w:line="360" w:lineRule="auto"/>
        <w:contextualSpacing w:val="0"/>
      </w:pPr>
      <w:r>
        <w:t>Pause: Tạm dừng vòng lặp game, hiển thị menu tạm dừng. Trong Unity có thể thực hiện bằng Time.timeScale = 0.</w:t>
      </w:r>
    </w:p>
    <w:p w14:paraId="0F7B1BC1" w14:textId="77777777" w:rsidR="00710DAA" w:rsidRDefault="00710DAA" w:rsidP="00E05270">
      <w:pPr>
        <w:pStyle w:val="ListParagraph"/>
        <w:numPr>
          <w:ilvl w:val="0"/>
          <w:numId w:val="17"/>
        </w:numPr>
        <w:spacing w:before="40" w:after="40" w:line="360" w:lineRule="auto"/>
        <w:contextualSpacing w:val="0"/>
      </w:pPr>
      <w:r>
        <w:t>Game Over: Khi nhân vật hết máu hoặc thất bại, hiển thị màn hình kết thúc.</w:t>
      </w:r>
    </w:p>
    <w:p w14:paraId="5667F48C" w14:textId="1E4B259B" w:rsidR="00710DAA" w:rsidRPr="00857820" w:rsidRDefault="00710DAA" w:rsidP="00E05270">
      <w:pPr>
        <w:pStyle w:val="ListParagraph"/>
        <w:numPr>
          <w:ilvl w:val="0"/>
          <w:numId w:val="17"/>
        </w:numPr>
        <w:spacing w:before="40" w:after="40" w:line="360" w:lineRule="auto"/>
        <w:contextualSpacing w:val="0"/>
      </w:pPr>
      <w:r>
        <w:t>Level Complete: Khi hoàn thành màn chơi, hiển thị điểm số và chuyển sang màn tiếp theo.</w:t>
      </w:r>
    </w:p>
    <w:p w14:paraId="1D85A576" w14:textId="3DE931D2" w:rsidR="00710DAA" w:rsidRPr="00910A2A" w:rsidRDefault="00710DAA" w:rsidP="00E05270">
      <w:pPr>
        <w:spacing w:line="360" w:lineRule="auto"/>
        <w:ind w:firstLine="720"/>
      </w:pPr>
      <w:r>
        <w:t>Unity quản lý các scene (màn chơi) thông qua SceneManager. SceneManager.LoadScene() tải scene mới, DontDestroyOnLoad() giữ lại đối tượng quan trọng như GameManager khi chuyển scene. PlayerPrefs được sử dụng để lưu trữ dữ liệu giữa các phiên chơi như điểm cao nhất và cài đặt âm thanh.</w:t>
      </w:r>
    </w:p>
    <w:p w14:paraId="2B294ED9" w14:textId="77777777" w:rsidR="00710DAA" w:rsidRDefault="00710DAA" w:rsidP="00E05270">
      <w:pPr>
        <w:pStyle w:val="Heading2"/>
        <w:spacing w:line="360" w:lineRule="auto"/>
      </w:pPr>
      <w:bookmarkStart w:id="45" w:name="_Toc230475732"/>
      <w:r>
        <w:t>1.4. Phát triển game trên nền tảng Android</w:t>
      </w:r>
      <w:bookmarkEnd w:id="45"/>
    </w:p>
    <w:p w14:paraId="6AC2B066" w14:textId="77777777" w:rsidR="00710DAA" w:rsidRPr="0044698B" w:rsidRDefault="00710DAA" w:rsidP="00E05270">
      <w:pPr>
        <w:pStyle w:val="Heading3"/>
        <w:spacing w:line="360" w:lineRule="auto"/>
        <w:rPr>
          <w:lang w:val="vi-VN"/>
        </w:rPr>
      </w:pPr>
      <w:bookmarkStart w:id="46" w:name="_Toc230475733"/>
      <w:r w:rsidRPr="0044698B">
        <w:rPr>
          <w:lang w:val="vi-VN"/>
        </w:rPr>
        <w:t>1.4.1. Tổng quan về nền tảng Android</w:t>
      </w:r>
      <w:bookmarkEnd w:id="46"/>
    </w:p>
    <w:p w14:paraId="02BDD028" w14:textId="0D33E422" w:rsidR="00710DAA" w:rsidRPr="00910A2A" w:rsidRDefault="00710DAA" w:rsidP="00E05270">
      <w:pPr>
        <w:spacing w:line="360" w:lineRule="auto"/>
        <w:ind w:firstLine="720"/>
        <w:jc w:val="both"/>
      </w:pPr>
      <w:r>
        <w:t>Android là hệ điều hành di động mã nguồn mở do Google phát triển và duy trì, ra mắt lần đầu năm 2008. Đây là hệ điều hành di động có thị phần lớn nhất thế giới, chiếm hơn 70% thị trường smartphone toàn cầu tính đến năm 2024 (Statcounter, 2024). Hệ sinh thái Android bao gồm hàng nghìn thiết bị từ nhiều nhà sản xuất như Samsung, Xiaomi, Oppo, Vivo với đa dạng cấu hình phần cứng.</w:t>
      </w:r>
    </w:p>
    <w:p w14:paraId="31AB0F17" w14:textId="0C05CD66" w:rsidR="00710DAA" w:rsidRPr="00910A2A" w:rsidRDefault="00710DAA" w:rsidP="00E05270">
      <w:pPr>
        <w:spacing w:line="360" w:lineRule="auto"/>
        <w:ind w:firstLine="720"/>
        <w:jc w:val="both"/>
      </w:pPr>
      <w:r>
        <w:t xml:space="preserve">Android được xây dựng trên kernel Linux và sử dụng máy ảo ART (Android Runtime) để thực thi ứng dụng. Ứng dụng và game Android được đóng gói dưới dạng file APK (Android Package Kit) để cài đặt trực tiếp, hoặc AAB (Android App Bundle) </w:t>
      </w:r>
      <w:r>
        <w:lastRenderedPageBreak/>
        <w:t>để phân phối qua Google Play Store. Google Play Store là kho ứng dụng chính thức với hơn 3,5 triệu ứng dụng và game (2024).</w:t>
      </w:r>
    </w:p>
    <w:p w14:paraId="0A6EB994" w14:textId="77777777" w:rsidR="00710DAA" w:rsidRDefault="00710DAA" w:rsidP="00E05270">
      <w:pPr>
        <w:pStyle w:val="Heading3"/>
        <w:spacing w:line="360" w:lineRule="auto"/>
      </w:pPr>
      <w:bookmarkStart w:id="47" w:name="_Toc230475734"/>
      <w:r>
        <w:t>1.4.2. Build game Android từ Unity</w:t>
      </w:r>
      <w:bookmarkEnd w:id="47"/>
    </w:p>
    <w:p w14:paraId="1B9D8F56" w14:textId="4011F835" w:rsidR="00710DAA" w:rsidRPr="00857820" w:rsidRDefault="00710DAA" w:rsidP="00E05270">
      <w:pPr>
        <w:spacing w:line="360" w:lineRule="auto"/>
        <w:ind w:firstLine="720"/>
        <w:jc w:val="both"/>
        <w:rPr>
          <w:lang w:val="en-US"/>
        </w:rPr>
      </w:pPr>
      <w:r>
        <w:t>Unity cung cấp quy trình build game sang Android thông qua Android Build Support module. Để build game Android từ Unity, cần chuẩn bị môi trường phát triển:</w:t>
      </w:r>
    </w:p>
    <w:p w14:paraId="06908860" w14:textId="77777777" w:rsidR="00710DAA" w:rsidRDefault="00710DAA" w:rsidP="00E05270">
      <w:pPr>
        <w:pStyle w:val="ListParagraph"/>
        <w:numPr>
          <w:ilvl w:val="0"/>
          <w:numId w:val="18"/>
        </w:numPr>
        <w:spacing w:before="40" w:after="40" w:line="360" w:lineRule="auto"/>
        <w:contextualSpacing w:val="0"/>
      </w:pPr>
      <w:r>
        <w:t>Android SDK (Software Development Kit): Bộ công cụ phát triển Android, cung cấp các thư viện và API của Android. Unity yêu cầu Android SDK API Level 21 trở lên (Android 5.0 Lollipop).</w:t>
      </w:r>
    </w:p>
    <w:p w14:paraId="71CC6BD7" w14:textId="77777777" w:rsidR="00710DAA" w:rsidRDefault="00710DAA" w:rsidP="00E05270">
      <w:pPr>
        <w:pStyle w:val="ListParagraph"/>
        <w:numPr>
          <w:ilvl w:val="0"/>
          <w:numId w:val="18"/>
        </w:numPr>
        <w:spacing w:before="40" w:after="40" w:line="360" w:lineRule="auto"/>
        <w:contextualSpacing w:val="0"/>
      </w:pPr>
      <w:r>
        <w:t>Android NDK (Native Development Kit): Cho phép sử dụng code C/C++ trong ứng dụng Android, cần thiết cho các phần Unity engine hoạt động ở tầng native.</w:t>
      </w:r>
    </w:p>
    <w:p w14:paraId="49E2089E" w14:textId="12F6B8D4" w:rsidR="00710DAA" w:rsidRPr="00857820" w:rsidRDefault="00710DAA" w:rsidP="00E05270">
      <w:pPr>
        <w:pStyle w:val="ListParagraph"/>
        <w:numPr>
          <w:ilvl w:val="0"/>
          <w:numId w:val="18"/>
        </w:numPr>
        <w:spacing w:before="40" w:after="40" w:line="360" w:lineRule="auto"/>
        <w:contextualSpacing w:val="0"/>
      </w:pPr>
      <w:r>
        <w:t>JDK (Java Development Kit): Môi trường runtime Java cần thiết cho quá trình build. Unity 2021 trở lên yêu cầu OpenJDK 11.</w:t>
      </w:r>
    </w:p>
    <w:p w14:paraId="407449EC" w14:textId="45C061AC" w:rsidR="00710DAA" w:rsidRPr="00857820" w:rsidRDefault="00710DAA" w:rsidP="00E05270">
      <w:pPr>
        <w:spacing w:line="360" w:lineRule="auto"/>
        <w:ind w:firstLine="720"/>
        <w:jc w:val="both"/>
        <w:rPr>
          <w:lang w:val="en-US"/>
        </w:rPr>
      </w:pPr>
      <w:r>
        <w:t>Các cấu hình quan trọng trong Unity Player Settings khi build Android:</w:t>
      </w:r>
    </w:p>
    <w:p w14:paraId="4844C8B6" w14:textId="77777777" w:rsidR="00710DAA" w:rsidRDefault="00710DAA" w:rsidP="00E05270">
      <w:pPr>
        <w:pStyle w:val="ListParagraph"/>
        <w:numPr>
          <w:ilvl w:val="0"/>
          <w:numId w:val="19"/>
        </w:numPr>
        <w:spacing w:before="40" w:after="40" w:line="360" w:lineRule="auto"/>
        <w:contextualSpacing w:val="0"/>
      </w:pPr>
      <w:r>
        <w:t>Package Name: Định danh duy nhất của ứng dụng theo định dạng reverse domain (ví dụ: com.hoangvanan.platformer2d).</w:t>
      </w:r>
    </w:p>
    <w:p w14:paraId="11D4D020" w14:textId="77777777" w:rsidR="00710DAA" w:rsidRDefault="00710DAA" w:rsidP="00E05270">
      <w:pPr>
        <w:pStyle w:val="ListParagraph"/>
        <w:numPr>
          <w:ilvl w:val="0"/>
          <w:numId w:val="19"/>
        </w:numPr>
        <w:spacing w:before="40" w:after="40" w:line="360" w:lineRule="auto"/>
        <w:contextualSpacing w:val="0"/>
      </w:pPr>
      <w:r>
        <w:t>Minimum API Level: Phiên bản Android thấp nhất mà game hỗ trợ. API 21 (Android 5.0) là lựa chọn phổ biến để cân bằng giữa tương thích và tính năng mới.</w:t>
      </w:r>
    </w:p>
    <w:p w14:paraId="2C412595" w14:textId="77777777" w:rsidR="00710DAA" w:rsidRDefault="00710DAA" w:rsidP="00E05270">
      <w:pPr>
        <w:pStyle w:val="ListParagraph"/>
        <w:numPr>
          <w:ilvl w:val="0"/>
          <w:numId w:val="19"/>
        </w:numPr>
        <w:spacing w:before="40" w:after="40" w:line="360" w:lineRule="auto"/>
        <w:contextualSpacing w:val="0"/>
      </w:pPr>
      <w:r>
        <w:t>Target API Level: Phiên bản Android mục tiêu, nên đặt là phiên bản mới nhất để tận dụng các cải tiến hiệu năng.</w:t>
      </w:r>
    </w:p>
    <w:p w14:paraId="5A4B8351" w14:textId="77777777" w:rsidR="00710DAA" w:rsidRDefault="00710DAA" w:rsidP="00E05270">
      <w:pPr>
        <w:pStyle w:val="ListParagraph"/>
        <w:numPr>
          <w:ilvl w:val="0"/>
          <w:numId w:val="19"/>
        </w:numPr>
        <w:spacing w:before="40" w:after="40" w:line="360" w:lineRule="auto"/>
        <w:contextualSpacing w:val="0"/>
      </w:pPr>
      <w:r>
        <w:t>Scripting Backend: IL2CPP cho hiệu năng tốt hơn và bảo mật code cao hơn so với Mono. Được khuyến nghị cho build release.</w:t>
      </w:r>
    </w:p>
    <w:p w14:paraId="0F1AD3F1" w14:textId="0E67DDC1" w:rsidR="00710DAA" w:rsidRPr="00A93F3A" w:rsidRDefault="00710DAA" w:rsidP="00E05270">
      <w:pPr>
        <w:pStyle w:val="ListParagraph"/>
        <w:numPr>
          <w:ilvl w:val="0"/>
          <w:numId w:val="19"/>
        </w:numPr>
        <w:spacing w:before="40" w:after="40" w:line="360" w:lineRule="auto"/>
        <w:contextualSpacing w:val="0"/>
      </w:pPr>
      <w:r>
        <w:t>Texture Compression: Chọn định dạng nén phù hợp với GPU phổ biến. ETC2 tương thích rộng rãi; ASTC cho chất lượng tốt hơn trên GPU hiện đại.</w:t>
      </w:r>
    </w:p>
    <w:p w14:paraId="13417BA0" w14:textId="77777777" w:rsidR="00710DAA" w:rsidRPr="0044698B" w:rsidRDefault="00710DAA" w:rsidP="00E05270">
      <w:pPr>
        <w:pStyle w:val="Heading3"/>
        <w:spacing w:line="360" w:lineRule="auto"/>
        <w:rPr>
          <w:lang w:val="vi-VN"/>
        </w:rPr>
      </w:pPr>
      <w:bookmarkStart w:id="48" w:name="_Toc230475735"/>
      <w:r w:rsidRPr="0044698B">
        <w:rPr>
          <w:lang w:val="vi-VN"/>
        </w:rPr>
        <w:t>1.4.3. Tối ưu hóa hiệu năng cho thiết bị di động</w:t>
      </w:r>
      <w:bookmarkEnd w:id="48"/>
    </w:p>
    <w:p w14:paraId="2745D020" w14:textId="450AA9CA" w:rsidR="00710DAA" w:rsidRPr="00A93F3A" w:rsidRDefault="00710DAA" w:rsidP="00E05270">
      <w:pPr>
        <w:spacing w:line="360" w:lineRule="auto"/>
        <w:ind w:firstLine="720"/>
        <w:jc w:val="both"/>
        <w:rPr>
          <w:lang w:val="en-US"/>
        </w:rPr>
      </w:pPr>
      <w:r>
        <w:t>Thiết bị Android có tài nguyên phần cứng hạn chế hơn nhiều so với PC, đặc biệt về RAM, GPU và pin. Một số nguyên tắc tối ưu hóa quan trọng:</w:t>
      </w:r>
    </w:p>
    <w:p w14:paraId="3C4E1578" w14:textId="77777777" w:rsidR="00710DAA" w:rsidRDefault="00710DAA" w:rsidP="00E05270">
      <w:pPr>
        <w:pStyle w:val="ListParagraph"/>
        <w:numPr>
          <w:ilvl w:val="0"/>
          <w:numId w:val="20"/>
        </w:numPr>
        <w:spacing w:before="40" w:after="40" w:line="360" w:lineRule="auto"/>
        <w:contextualSpacing w:val="0"/>
      </w:pPr>
      <w:r>
        <w:t>Sprite Atlas: Gộp nhiều sprite nhỏ vào một texture lớn (Atlas) giúp giảm số lần draw call, tăng hiệu năng render đáng kể.</w:t>
      </w:r>
    </w:p>
    <w:p w14:paraId="1A9A7F21" w14:textId="77777777" w:rsidR="00710DAA" w:rsidRDefault="00710DAA" w:rsidP="00E05270">
      <w:pPr>
        <w:pStyle w:val="ListParagraph"/>
        <w:numPr>
          <w:ilvl w:val="0"/>
          <w:numId w:val="20"/>
        </w:numPr>
        <w:spacing w:before="40" w:after="40" w:line="360" w:lineRule="auto"/>
        <w:contextualSpacing w:val="0"/>
      </w:pPr>
      <w:r>
        <w:lastRenderedPageBreak/>
        <w:t>Object Pooling: Tái sử dụng đối tượng thay vì liên tục tạo và hủy (Instantiate/Destroy), tránh gây ra garbage collection đột ngột làm giật game.</w:t>
      </w:r>
    </w:p>
    <w:p w14:paraId="340BC2FF" w14:textId="77777777" w:rsidR="00710DAA" w:rsidRDefault="00710DAA" w:rsidP="00E05270">
      <w:pPr>
        <w:pStyle w:val="ListParagraph"/>
        <w:numPr>
          <w:ilvl w:val="0"/>
          <w:numId w:val="20"/>
        </w:numPr>
        <w:spacing w:before="40" w:after="40" w:line="360" w:lineRule="auto"/>
        <w:contextualSpacing w:val="0"/>
      </w:pPr>
      <w:r>
        <w:t>Giới hạn số lượng Rigidbody2D: Tính toán vật lý tốn nhiều tài nguyên CPU. Chỉ dùng Rigidbody khi thực sự cần thiết.</w:t>
      </w:r>
    </w:p>
    <w:p w14:paraId="42447858" w14:textId="77777777" w:rsidR="00710DAA" w:rsidRDefault="00710DAA" w:rsidP="00E05270">
      <w:pPr>
        <w:pStyle w:val="ListParagraph"/>
        <w:numPr>
          <w:ilvl w:val="0"/>
          <w:numId w:val="20"/>
        </w:numPr>
        <w:spacing w:before="40" w:after="40" w:line="360" w:lineRule="auto"/>
        <w:contextualSpacing w:val="0"/>
      </w:pPr>
      <w:r>
        <w:t>Cull Camera: Chỉ render đối tượng nằm trong tầm nhìn camera, ẩn đối tượng ngoài màn hình để tiết kiệm tài nguyên.</w:t>
      </w:r>
    </w:p>
    <w:p w14:paraId="57C99B4A" w14:textId="77777777" w:rsidR="00710DAA" w:rsidRDefault="00710DAA" w:rsidP="00E05270">
      <w:pPr>
        <w:pStyle w:val="ListParagraph"/>
        <w:numPr>
          <w:ilvl w:val="0"/>
          <w:numId w:val="20"/>
        </w:numPr>
        <w:spacing w:before="40" w:after="40" w:line="360" w:lineRule="auto"/>
        <w:contextualSpacing w:val="0"/>
      </w:pPr>
      <w:r>
        <w:t>Audio Compression: Sử dụng định dạng OGG cho âm thanh với bitrate phù hợp, tránh file WAV không nén trong game mobile.</w:t>
      </w:r>
    </w:p>
    <w:p w14:paraId="6A1D6EE9" w14:textId="337D8CD4" w:rsidR="00710DAA" w:rsidRPr="00A93F3A" w:rsidRDefault="00710DAA" w:rsidP="00E05270">
      <w:pPr>
        <w:pStyle w:val="ListParagraph"/>
        <w:numPr>
          <w:ilvl w:val="0"/>
          <w:numId w:val="20"/>
        </w:numPr>
        <w:spacing w:before="40" w:after="40" w:line="360" w:lineRule="auto"/>
        <w:contextualSpacing w:val="0"/>
      </w:pPr>
      <w:r>
        <w:t>Giảm độ phân giải render: Trên thiết bị cấu hình thấp có thể giảm độ phân giải render để đảm bảo frame rate ổn định.</w:t>
      </w:r>
    </w:p>
    <w:p w14:paraId="0634DB28" w14:textId="77777777" w:rsidR="00710DAA" w:rsidRPr="00710DAA" w:rsidRDefault="00710DAA" w:rsidP="00E05270">
      <w:pPr>
        <w:pStyle w:val="Heading3"/>
        <w:spacing w:line="360" w:lineRule="auto"/>
        <w:rPr>
          <w:lang w:val="vi-VN"/>
        </w:rPr>
      </w:pPr>
      <w:bookmarkStart w:id="49" w:name="_Toc230475736"/>
      <w:r w:rsidRPr="00710DAA">
        <w:rPr>
          <w:lang w:val="vi-VN"/>
        </w:rPr>
        <w:t>1.4.4. Xử lý điều khiển cảm ứng</w:t>
      </w:r>
      <w:bookmarkEnd w:id="49"/>
    </w:p>
    <w:p w14:paraId="0158DC91" w14:textId="6B0A0940" w:rsidR="00710DAA" w:rsidRPr="00910A2A" w:rsidRDefault="00710DAA" w:rsidP="00E05270">
      <w:pPr>
        <w:spacing w:line="360" w:lineRule="auto"/>
        <w:ind w:firstLine="720"/>
        <w:jc w:val="both"/>
      </w:pPr>
      <w:r>
        <w:t>Khác với PC sử dụng bàn phím và chuột, game trên Android cần thiết kế giao diện điều khiển phù hợp với màn hình cảm ứng. Phương pháp phổ biến nhất cho game Platformer 2D di động là sử dụng Virtual Button (nút ảo) hiển thị trên màn hình.</w:t>
      </w:r>
    </w:p>
    <w:p w14:paraId="5FD73ED0" w14:textId="3977BC83" w:rsidR="00710DAA" w:rsidRPr="00910A2A" w:rsidRDefault="00710DAA" w:rsidP="00E05270">
      <w:pPr>
        <w:spacing w:line="360" w:lineRule="auto"/>
        <w:ind w:firstLine="720"/>
        <w:jc w:val="both"/>
      </w:pPr>
      <w:r>
        <w:t>Unity UI System kết hợp EventSystem cho phép thiết kế các Button ảo với sự kiện PointerDown và PointerUp. Giao diện điều khiển điển hình gồm nút di chuyển trái, nút di chuyển phải ở góc dưới trái và nút nhảy, nút tấn công ở góc dưới phải. Thiết kế nút cần đủ lớn để dễ bấm trên màn hình cảm ứng, thường tối thiểu 80–100 pixel và được đặt ở vị trí tự nhiên phù hợp với cách cầm điện thoại.</w:t>
      </w:r>
    </w:p>
    <w:p w14:paraId="71F90DE9" w14:textId="2F3DE5BE" w:rsidR="00711AAC" w:rsidRDefault="00710DAA" w:rsidP="00E05270">
      <w:pPr>
        <w:spacing w:line="360" w:lineRule="auto"/>
        <w:ind w:firstLine="720"/>
        <w:jc w:val="both"/>
      </w:pPr>
      <w:r>
        <w:t>Unity Input System mới (com.unity.inputsystem) cung cấp hỗ trợ tốt hơn cho đầu vào đa nền tảng, cho phép định nghĩa action một lần và ánh xạ tự động sang bàn phím, gamepad hay cảm ứng tùy nền tảng build.</w:t>
      </w:r>
      <w:r w:rsidR="00711AAC">
        <w:br w:type="page"/>
      </w:r>
    </w:p>
    <w:p w14:paraId="74A380A3" w14:textId="77777777" w:rsidR="00710DAA" w:rsidRPr="00910A2A" w:rsidRDefault="00710DAA" w:rsidP="00E05270">
      <w:pPr>
        <w:spacing w:line="360" w:lineRule="auto"/>
        <w:ind w:firstLine="720"/>
        <w:jc w:val="both"/>
      </w:pPr>
    </w:p>
    <w:p w14:paraId="7A978952" w14:textId="77777777" w:rsidR="00710DAA" w:rsidRDefault="00710DAA" w:rsidP="00E05270">
      <w:pPr>
        <w:pStyle w:val="Heading1"/>
        <w:rPr>
          <w:del w:id="50" w:author="an hoang" w:date="2026-05-11T18:22:00Z" w16du:dateUtc="2026-05-11T11:22:00Z"/>
        </w:rPr>
      </w:pPr>
      <w:del w:id="51" w:author="an hoang" w:date="2026-05-11T18:22:00Z" w16du:dateUtc="2026-05-11T11:22:00Z">
        <w:r>
          <w:delText>1.5. Tổng kết chương 1</w:delText>
        </w:r>
      </w:del>
    </w:p>
    <w:p w14:paraId="0966D9E8" w14:textId="668F00F8" w:rsidR="00710DAA" w:rsidRPr="00910A2A" w:rsidRDefault="00710DAA" w:rsidP="00E05270">
      <w:pPr>
        <w:pStyle w:val="Heading1"/>
        <w:rPr>
          <w:del w:id="52" w:author="an hoang" w:date="2026-05-11T18:22:00Z" w16du:dateUtc="2026-05-11T11:22:00Z"/>
        </w:rPr>
      </w:pPr>
      <w:del w:id="53" w:author="an hoang" w:date="2026-05-11T18:22:00Z" w16du:dateUtc="2026-05-11T11:22:00Z">
        <w:r>
          <w:delText>Chương 1 đã trình bày hệ thống kiến thức nền tảng phục vụ cho việc phát triển game Platformer 2D trong đồ án này. Cụ thể:</w:delText>
        </w:r>
      </w:del>
    </w:p>
    <w:p w14:paraId="49C258D2" w14:textId="77777777" w:rsidR="00710DAA" w:rsidRDefault="00710DAA" w:rsidP="00E05270">
      <w:pPr>
        <w:pStyle w:val="Heading1"/>
        <w:rPr>
          <w:del w:id="54" w:author="an hoang" w:date="2026-05-11T18:22:00Z" w16du:dateUtc="2026-05-11T11:22:00Z"/>
        </w:rPr>
      </w:pPr>
      <w:del w:id="55" w:author="an hoang" w:date="2026-05-11T18:22:00Z" w16du:dateUtc="2026-05-11T11:22:00Z">
        <w:r>
          <w:delText>Về thể loại game: Game Platformer 2D là thể loại có lịch sử lâu đời và vẫn rất phổ biến hiện nay. Đồ án hướng đến thể loại Action Platformer với nhân vật di chuyển, nhảy và chiến đấu trên hệ thống bản đồ liên kết.</w:delText>
        </w:r>
      </w:del>
    </w:p>
    <w:p w14:paraId="3FD64B54" w14:textId="77777777" w:rsidR="00710DAA" w:rsidRDefault="00710DAA" w:rsidP="00E05270">
      <w:pPr>
        <w:pStyle w:val="Heading1"/>
        <w:rPr>
          <w:del w:id="56" w:author="an hoang" w:date="2026-05-11T18:22:00Z" w16du:dateUtc="2026-05-11T11:22:00Z"/>
        </w:rPr>
      </w:pPr>
      <w:del w:id="57" w:author="an hoang" w:date="2026-05-11T18:22:00Z" w16du:dateUtc="2026-05-11T11:22:00Z">
        <w:r>
          <w:delText>Về công cụ phát triển: Unity Engine được chọn làm nền tảng phát triển nhờ tính phổ biến, hỗ trợ đa nền tảng và bộ công cụ 2D phong phú. C# là ngôn ngữ lập trình với nhiều tính năng hiện đại phù hợp cho phát triển game.</w:delText>
        </w:r>
      </w:del>
    </w:p>
    <w:p w14:paraId="1B14A398" w14:textId="77777777" w:rsidR="00710DAA" w:rsidRDefault="00710DAA" w:rsidP="00E05270">
      <w:pPr>
        <w:pStyle w:val="Heading1"/>
        <w:rPr>
          <w:del w:id="58" w:author="an hoang" w:date="2026-05-11T18:22:00Z" w16du:dateUtc="2026-05-11T11:22:00Z"/>
        </w:rPr>
      </w:pPr>
      <w:del w:id="59" w:author="an hoang" w:date="2026-05-11T18:22:00Z" w16du:dateUtc="2026-05-11T11:22:00Z">
        <w:r>
          <w:delText>Về kỹ thuật: Các khái niệm Game Loop, Physics, Collision Detection, FSM AI, Scene Management là nền tảng kỹ thuật cốt lõi để hiểu và triển khai game.</w:delText>
        </w:r>
      </w:del>
    </w:p>
    <w:p w14:paraId="36BA84FE" w14:textId="0FC99AFE" w:rsidR="00054660" w:rsidRPr="00E5442A" w:rsidRDefault="00710DAA" w:rsidP="00E05270">
      <w:pPr>
        <w:pStyle w:val="Heading1"/>
        <w:rPr>
          <w:del w:id="60" w:author="an hoang" w:date="2026-05-11T18:22:00Z" w16du:dateUtc="2026-05-11T11:22:00Z"/>
        </w:rPr>
      </w:pPr>
      <w:del w:id="61" w:author="an hoang" w:date="2026-05-11T18:22:00Z" w16du:dateUtc="2026-05-11T11:22:00Z">
        <w:r>
          <w:delText>Về nền tảng Android: Hiểu rõ quy trình build, tối ưu hóa và xử lý điều khiển cảm ứng là yêu cầu thiết yếu để sản phẩm hoạt động tốt trên thiết bị di động.</w:delText>
        </w:r>
      </w:del>
    </w:p>
    <w:p w14:paraId="5AF70F06" w14:textId="77777777" w:rsidR="00054660" w:rsidRDefault="00054660" w:rsidP="00E05270">
      <w:pPr>
        <w:pStyle w:val="Heading1"/>
        <w:rPr>
          <w:del w:id="62" w:author="an hoang" w:date="2026-05-11T18:22:00Z" w16du:dateUtc="2026-05-11T11:22:00Z"/>
        </w:rPr>
        <w:sectPr w:rsidR="00054660" w:rsidSect="00711AAC">
          <w:headerReference w:type="default" r:id="rId17"/>
          <w:footerReference w:type="default" r:id="rId18"/>
          <w:pgSz w:w="11906" w:h="16838" w:code="9"/>
          <w:pgMar w:top="1134" w:right="1134" w:bottom="1134" w:left="1701" w:header="709" w:footer="709" w:gutter="0"/>
          <w:pgNumType w:start="1"/>
          <w:cols w:space="708"/>
          <w:docGrid w:linePitch="360"/>
        </w:sectPr>
      </w:pPr>
    </w:p>
    <w:p w14:paraId="75729E8C" w14:textId="77777777" w:rsidR="009B4D7C" w:rsidRPr="001456B0" w:rsidRDefault="009B4D7C" w:rsidP="00E05270">
      <w:pPr>
        <w:pStyle w:val="Heading1"/>
      </w:pPr>
      <w:bookmarkStart w:id="63" w:name="_Toc230475737"/>
      <w:r w:rsidRPr="001456B0">
        <w:t>CHƯƠNG 2. PHÂN TÍCH GAME</w:t>
      </w:r>
      <w:bookmarkEnd w:id="63"/>
    </w:p>
    <w:p w14:paraId="49395E4A" w14:textId="77777777" w:rsidR="009B4D7C" w:rsidRPr="00043965" w:rsidRDefault="009B4D7C" w:rsidP="00E05270">
      <w:pPr>
        <w:pStyle w:val="Heading2"/>
        <w:spacing w:line="360" w:lineRule="auto"/>
        <w:rPr>
          <w:lang w:val="vi-VN"/>
        </w:rPr>
      </w:pPr>
      <w:bookmarkStart w:id="64" w:name="_Toc230475738"/>
      <w:r w:rsidRPr="00043965">
        <w:rPr>
          <w:lang w:val="vi-VN"/>
        </w:rPr>
        <w:t>2.1. Bối cảnh và ý tưởng game</w:t>
      </w:r>
      <w:bookmarkEnd w:id="64"/>
    </w:p>
    <w:p w14:paraId="38E3196C" w14:textId="77777777" w:rsidR="009B4D7C" w:rsidRPr="00910A2A" w:rsidRDefault="009B4D7C" w:rsidP="00E05270">
      <w:pPr>
        <w:pStyle w:val="Heading3"/>
        <w:spacing w:line="360" w:lineRule="auto"/>
        <w:rPr>
          <w:lang w:val="vi-VN"/>
        </w:rPr>
      </w:pPr>
      <w:bookmarkStart w:id="65" w:name="_Toc230475739"/>
      <w:r w:rsidRPr="00910A2A">
        <w:rPr>
          <w:lang w:val="vi-VN"/>
        </w:rPr>
        <w:t>2.1.1. Bối cảnh câu chuyện</w:t>
      </w:r>
      <w:bookmarkEnd w:id="65"/>
    </w:p>
    <w:p w14:paraId="3AD5DD31" w14:textId="34944167" w:rsidR="009B4D7C" w:rsidRPr="00910A2A" w:rsidRDefault="009B4D7C" w:rsidP="00E05270">
      <w:pPr>
        <w:spacing w:line="360" w:lineRule="auto"/>
        <w:ind w:firstLine="720"/>
      </w:pPr>
      <w:r w:rsidRPr="001456B0">
        <w:t>Game lấy bối cảnh trong một thế giới huyền bí nơi ánh sáng và bóng tối đang tranh đấu không ngừng. Nhân vật chính là một chiến binh trẻ tên Aiden, người được chọn để khôi phục lại sự cân bằng cho vương quốc đang dần bị nuốt chửng bởi bóng tối. Để hoàn thành sứ mệnh, Aiden phải vượt qua nhiều khu vực nguy hiểm, đánh bại các quái vật hắc ám và cuối cùng đối mặt với thủ lĩnh bóng tối đang kiểm soát vương quốc.</w:t>
      </w:r>
    </w:p>
    <w:p w14:paraId="6A1F73E3" w14:textId="657BD56C" w:rsidR="009B4D7C" w:rsidRPr="001F4AA8" w:rsidRDefault="009B4D7C" w:rsidP="00E05270">
      <w:pPr>
        <w:spacing w:line="360" w:lineRule="auto"/>
        <w:ind w:firstLine="720"/>
      </w:pPr>
      <w:r w:rsidRPr="001456B0">
        <w:t xml:space="preserve">Thế giới game được chia thành các khu vực địa hình đa dạng: khu rừng bí ẩn với các bẫy cơ học nguy hiểm, hang động tối tăm ẩn chứa quái vật mạnh mẽ, tàn tích cổ đại với những cơ chế bí ẩn và đỉnh núi băng giá nơi kẻ thù cuối cùng đang chờ đợi. Mỗi khu vực mang phong cách nghệ thuật riêng biệt, tạo nên sự phong phú về mặt thị giác và chiều sâu cho câu chuyện. </w:t>
      </w:r>
    </w:p>
    <w:p w14:paraId="15FD3479" w14:textId="2DD2CAD1" w:rsidR="00E0551B" w:rsidRDefault="00E0551B" w:rsidP="00E05270">
      <w:pPr>
        <w:spacing w:line="360" w:lineRule="auto"/>
        <w:rPr>
          <w:lang w:val="en-US"/>
        </w:rPr>
      </w:pPr>
      <w:r>
        <w:rPr>
          <w:noProof/>
        </w:rPr>
        <w:drawing>
          <wp:inline distT="0" distB="0" distL="0" distR="0" wp14:anchorId="4C82B3CC" wp14:editId="59A63095">
            <wp:extent cx="5760085" cy="3380740"/>
            <wp:effectExtent l="0" t="0" r="0" b="0"/>
            <wp:docPr id="180136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62543" name=""/>
                    <pic:cNvPicPr/>
                  </pic:nvPicPr>
                  <pic:blipFill>
                    <a:blip r:embed="rId19"/>
                    <a:stretch>
                      <a:fillRect/>
                    </a:stretch>
                  </pic:blipFill>
                  <pic:spPr>
                    <a:xfrm>
                      <a:off x="0" y="0"/>
                      <a:ext cx="5760085" cy="3380740"/>
                    </a:xfrm>
                    <a:prstGeom prst="rect">
                      <a:avLst/>
                    </a:prstGeom>
                  </pic:spPr>
                </pic:pic>
              </a:graphicData>
            </a:graphic>
          </wp:inline>
        </w:drawing>
      </w:r>
    </w:p>
    <w:p w14:paraId="57D00EA9" w14:textId="1E2B16DC" w:rsidR="00E0551B" w:rsidRPr="00E0551B" w:rsidRDefault="00214282" w:rsidP="00E05270">
      <w:pPr>
        <w:pStyle w:val="Caption"/>
        <w:rPr>
          <w:lang w:val="en-US"/>
        </w:rPr>
      </w:pPr>
      <w:bookmarkStart w:id="66" w:name="_Toc229791211"/>
      <w:bookmarkStart w:id="67" w:name="_Toc229837512"/>
      <w:bookmarkStart w:id="68" w:name="_Toc229911226"/>
      <w:bookmarkStart w:id="69" w:name="_Toc230475833"/>
      <w:r>
        <w:t>Hình</w:t>
      </w:r>
      <w:r>
        <w:rPr>
          <w:lang w:val="en-US"/>
        </w:rPr>
        <w:t xml:space="preserve"> 2</w:t>
      </w:r>
      <w:r w:rsidR="00750E63">
        <w:t>.</w:t>
      </w:r>
      <w:r w:rsidR="00750E63">
        <w:fldChar w:fldCharType="begin"/>
      </w:r>
      <w:r w:rsidR="00750E63">
        <w:instrText xml:space="preserve"> SEQ Hình \* ARABIC \s 1 </w:instrText>
      </w:r>
      <w:r w:rsidR="00750E63">
        <w:fldChar w:fldCharType="separate"/>
      </w:r>
      <w:r w:rsidR="00750E63">
        <w:rPr>
          <w:noProof/>
        </w:rPr>
        <w:t>1</w:t>
      </w:r>
      <w:r w:rsidR="00750E63">
        <w:rPr>
          <w:noProof/>
        </w:rPr>
        <w:fldChar w:fldCharType="end"/>
      </w:r>
      <w:r w:rsidR="00E0551B">
        <w:rPr>
          <w:lang w:val="en-US"/>
        </w:rPr>
        <w:t xml:space="preserve">: </w:t>
      </w:r>
      <w:r w:rsidR="00E0551B" w:rsidRPr="00E0551B">
        <w:t>Ảnh gameplay thực tế</w:t>
      </w:r>
      <w:bookmarkEnd w:id="66"/>
      <w:bookmarkEnd w:id="67"/>
      <w:bookmarkEnd w:id="68"/>
      <w:bookmarkEnd w:id="69"/>
    </w:p>
    <w:p w14:paraId="53ADACCC" w14:textId="77777777" w:rsidR="009B4D7C" w:rsidRPr="009B4D7C" w:rsidRDefault="009B4D7C" w:rsidP="00E05270">
      <w:pPr>
        <w:pStyle w:val="Heading3"/>
        <w:spacing w:line="360" w:lineRule="auto"/>
      </w:pPr>
      <w:bookmarkStart w:id="70" w:name="_Toc230475740"/>
      <w:r w:rsidRPr="009B4D7C">
        <w:lastRenderedPageBreak/>
        <w:t>2.1.2. Thể loại và phong cách game</w:t>
      </w:r>
      <w:bookmarkEnd w:id="70"/>
    </w:p>
    <w:p w14:paraId="2AE94A2F" w14:textId="66208959" w:rsidR="009B4D7C" w:rsidRPr="009B4D7C" w:rsidRDefault="009B4D7C" w:rsidP="00E05270">
      <w:pPr>
        <w:spacing w:line="360" w:lineRule="auto"/>
        <w:ind w:firstLine="360"/>
        <w:rPr>
          <w:lang w:val="en-US"/>
        </w:rPr>
      </w:pPr>
      <w:r w:rsidRPr="009B4D7C">
        <w:rPr>
          <w:lang w:val="en-US"/>
        </w:rPr>
        <w:t>Game được phát triển theo thể loại Action Platformer 2D phiêu lưu – chiến đấu với các đặc điểm nổi bật:</w:t>
      </w:r>
    </w:p>
    <w:p w14:paraId="52CFBA66" w14:textId="6C38CE62" w:rsidR="009B4D7C" w:rsidRPr="002478AB" w:rsidRDefault="009B4D7C" w:rsidP="00E05270">
      <w:pPr>
        <w:pStyle w:val="ListParagraph"/>
        <w:numPr>
          <w:ilvl w:val="0"/>
          <w:numId w:val="75"/>
        </w:numPr>
        <w:spacing w:line="360" w:lineRule="auto"/>
        <w:rPr>
          <w:lang w:val="en-US"/>
        </w:rPr>
      </w:pPr>
      <w:r w:rsidRPr="002478AB">
        <w:rPr>
          <w:lang w:val="en-US"/>
        </w:rPr>
        <w:t>Thể loại: Action Platformer 2D – kết hợp giữa cơ chế nhảy nền tảng cổ điển với hệ thống chiến đấu phong phú.</w:t>
      </w:r>
    </w:p>
    <w:p w14:paraId="062EC648" w14:textId="2D825364" w:rsidR="009B4D7C" w:rsidRPr="002478AB" w:rsidRDefault="009B4D7C" w:rsidP="00E05270">
      <w:pPr>
        <w:pStyle w:val="ListParagraph"/>
        <w:numPr>
          <w:ilvl w:val="0"/>
          <w:numId w:val="75"/>
        </w:numPr>
        <w:spacing w:line="360" w:lineRule="auto"/>
        <w:rPr>
          <w:lang w:val="en-US"/>
        </w:rPr>
      </w:pPr>
      <w:r w:rsidRPr="002478AB">
        <w:rPr>
          <w:lang w:val="en-US"/>
        </w:rPr>
        <w:t>Góc nhìn: 2D Side-scrolling (cuộn ngang), camera theo nhân vật trong phạm vi bản đồ.</w:t>
      </w:r>
    </w:p>
    <w:p w14:paraId="4B7968DC" w14:textId="77777777" w:rsidR="009B4D7C" w:rsidRPr="002478AB" w:rsidRDefault="009B4D7C" w:rsidP="00E05270">
      <w:pPr>
        <w:pStyle w:val="ListParagraph"/>
        <w:numPr>
          <w:ilvl w:val="0"/>
          <w:numId w:val="75"/>
        </w:numPr>
        <w:spacing w:line="360" w:lineRule="auto"/>
        <w:rPr>
          <w:lang w:val="en-US"/>
        </w:rPr>
      </w:pPr>
      <w:r w:rsidRPr="002478AB">
        <w:rPr>
          <w:lang w:val="en-US"/>
        </w:rPr>
        <w:t>Phong cách đồ họa: Pixel Art 2D với bảng màu đậm chất huyền bí, tương phản ánh sáng và bóng tối.</w:t>
      </w:r>
    </w:p>
    <w:p w14:paraId="0BB89C50" w14:textId="77777777" w:rsidR="009B4D7C" w:rsidRPr="002478AB" w:rsidRDefault="009B4D7C" w:rsidP="00E05270">
      <w:pPr>
        <w:pStyle w:val="ListParagraph"/>
        <w:numPr>
          <w:ilvl w:val="0"/>
          <w:numId w:val="75"/>
        </w:numPr>
        <w:spacing w:line="360" w:lineRule="auto"/>
        <w:rPr>
          <w:lang w:val="en-US"/>
        </w:rPr>
      </w:pPr>
      <w:r w:rsidRPr="002478AB">
        <w:rPr>
          <w:lang w:val="en-US"/>
        </w:rPr>
        <w:t>Đối tượng người chơi: Từ 13 tuổi trở lên, yêu thích thể loại action và phiêu lưu, phù hợp với người chơi trên thiết bị di động Android.</w:t>
      </w:r>
    </w:p>
    <w:p w14:paraId="18C43B4E" w14:textId="77777777" w:rsidR="009B4D7C" w:rsidRPr="009B4D7C" w:rsidRDefault="009B4D7C" w:rsidP="00E05270">
      <w:pPr>
        <w:pStyle w:val="Heading3"/>
        <w:spacing w:line="360" w:lineRule="auto"/>
      </w:pPr>
      <w:bookmarkStart w:id="71" w:name="_Toc230475741"/>
      <w:r w:rsidRPr="009B4D7C">
        <w:t>2.1.3. Khảo sát các game tham khảo</w:t>
      </w:r>
      <w:bookmarkEnd w:id="71"/>
    </w:p>
    <w:p w14:paraId="6B4C73B7" w14:textId="5AF868E2" w:rsidR="009B4D7C" w:rsidRPr="00E05270" w:rsidRDefault="009B4D7C" w:rsidP="00E05270">
      <w:pPr>
        <w:spacing w:line="360" w:lineRule="auto"/>
        <w:ind w:firstLine="720"/>
        <w:rPr>
          <w:lang w:val="en-US"/>
        </w:rPr>
      </w:pPr>
      <w:r w:rsidRPr="00E05270">
        <w:rPr>
          <w:lang w:val="en-US"/>
        </w:rPr>
        <w:t>Trong quá trình xây dựng ý tưởng, một số tựa game cùng thể loại được khảo sát để rút ra bài học thiết kế:</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300"/>
        <w:gridCol w:w="2426"/>
      </w:tblGrid>
      <w:tr w:rsidR="009B4D7C" w:rsidRPr="009B4D7C" w14:paraId="757263F0" w14:textId="77777777" w:rsidTr="00DF0730">
        <w:tc>
          <w:tcPr>
            <w:tcW w:w="2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6F0030C2" w14:textId="77777777" w:rsidR="009B4D7C" w:rsidRPr="00DF0730" w:rsidRDefault="009B4D7C" w:rsidP="00E05270">
            <w:pPr>
              <w:spacing w:line="360" w:lineRule="auto"/>
              <w:jc w:val="center"/>
              <w:rPr>
                <w:lang w:val="en-US"/>
              </w:rPr>
            </w:pPr>
            <w:r w:rsidRPr="00DF0730">
              <w:rPr>
                <w:b/>
                <w:bCs/>
                <w:lang w:val="en-US"/>
              </w:rPr>
              <w:t>Tựa game</w:t>
            </w:r>
          </w:p>
        </w:tc>
        <w:tc>
          <w:tcPr>
            <w:tcW w:w="2300"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755B7749" w14:textId="77777777" w:rsidR="009B4D7C" w:rsidRPr="00DF0730" w:rsidRDefault="009B4D7C" w:rsidP="00E05270">
            <w:pPr>
              <w:spacing w:line="360" w:lineRule="auto"/>
              <w:jc w:val="center"/>
              <w:rPr>
                <w:lang w:val="en-US"/>
              </w:rPr>
            </w:pPr>
            <w:r w:rsidRPr="00DF0730">
              <w:rPr>
                <w:b/>
                <w:bCs/>
                <w:lang w:val="en-US"/>
              </w:rPr>
              <w:t>Điểm mạnh tham khảo</w:t>
            </w:r>
          </w:p>
        </w:tc>
        <w:tc>
          <w:tcPr>
            <w:tcW w:w="2300"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50FC329D" w14:textId="77777777" w:rsidR="009B4D7C" w:rsidRPr="00DF0730" w:rsidRDefault="009B4D7C" w:rsidP="00E05270">
            <w:pPr>
              <w:spacing w:line="360" w:lineRule="auto"/>
              <w:jc w:val="center"/>
              <w:rPr>
                <w:lang w:val="en-US"/>
              </w:rPr>
            </w:pPr>
            <w:r w:rsidRPr="00DF0730">
              <w:rPr>
                <w:b/>
                <w:bCs/>
                <w:lang w:val="en-US"/>
              </w:rPr>
              <w:t>Hạn chế</w:t>
            </w:r>
          </w:p>
        </w:tc>
        <w:tc>
          <w:tcPr>
            <w:tcW w:w="2426"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762E9E0E" w14:textId="77777777" w:rsidR="009B4D7C" w:rsidRPr="00DF0730" w:rsidRDefault="009B4D7C" w:rsidP="00E05270">
            <w:pPr>
              <w:spacing w:line="360" w:lineRule="auto"/>
              <w:jc w:val="center"/>
              <w:rPr>
                <w:lang w:val="en-US"/>
              </w:rPr>
            </w:pPr>
            <w:r w:rsidRPr="00DF0730">
              <w:rPr>
                <w:b/>
                <w:bCs/>
                <w:lang w:val="en-US"/>
              </w:rPr>
              <w:t>Áp dụng vào đồ án</w:t>
            </w:r>
          </w:p>
        </w:tc>
      </w:tr>
      <w:tr w:rsidR="009B4D7C" w:rsidRPr="009B4D7C" w14:paraId="52E2BE9A" w14:textId="77777777" w:rsidTr="00512D73">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070DAE9" w14:textId="77777777" w:rsidR="009B4D7C" w:rsidRPr="00DF0730" w:rsidRDefault="009B4D7C" w:rsidP="00E05270">
            <w:pPr>
              <w:spacing w:line="360" w:lineRule="auto"/>
              <w:rPr>
                <w:lang w:val="en-US"/>
              </w:rPr>
            </w:pPr>
            <w:r w:rsidRPr="00DF0730">
              <w:rPr>
                <w:lang w:val="en-US"/>
              </w:rPr>
              <w:t>Hollow Knight</w:t>
            </w:r>
          </w:p>
        </w:tc>
        <w:tc>
          <w:tcPr>
            <w:tcW w:w="23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48AE5B3" w14:textId="77777777" w:rsidR="009B4D7C" w:rsidRPr="00DF0730" w:rsidRDefault="009B4D7C" w:rsidP="00E05270">
            <w:pPr>
              <w:spacing w:line="360" w:lineRule="auto"/>
              <w:rPr>
                <w:lang w:val="en-US"/>
              </w:rPr>
            </w:pPr>
            <w:r w:rsidRPr="00DF0730">
              <w:rPr>
                <w:lang w:val="en-US"/>
              </w:rPr>
              <w:t>Hệ thống bản đồ liên kết, cảm giác chiến đấu chắc tay</w:t>
            </w:r>
          </w:p>
        </w:tc>
        <w:tc>
          <w:tcPr>
            <w:tcW w:w="23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F9AE1B1" w14:textId="77777777" w:rsidR="009B4D7C" w:rsidRPr="00DF0730" w:rsidRDefault="009B4D7C" w:rsidP="00E05270">
            <w:pPr>
              <w:spacing w:line="360" w:lineRule="auto"/>
              <w:rPr>
                <w:lang w:val="en-US"/>
              </w:rPr>
            </w:pPr>
            <w:r w:rsidRPr="00DF0730">
              <w:rPr>
                <w:lang w:val="en-US"/>
              </w:rPr>
              <w:t>Quá phức tạp cho mobile</w:t>
            </w:r>
          </w:p>
        </w:tc>
        <w:tc>
          <w:tcPr>
            <w:tcW w:w="24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3D0F8BA" w14:textId="77777777" w:rsidR="009B4D7C" w:rsidRPr="00DF0730" w:rsidRDefault="009B4D7C" w:rsidP="00E05270">
            <w:pPr>
              <w:spacing w:line="360" w:lineRule="auto"/>
              <w:rPr>
                <w:lang w:val="en-US"/>
              </w:rPr>
            </w:pPr>
            <w:r w:rsidRPr="00DF0730">
              <w:rPr>
                <w:lang w:val="en-US"/>
              </w:rPr>
              <w:t>Học cách thiết kế bản đồ liên thông tự nhiên</w:t>
            </w:r>
          </w:p>
        </w:tc>
      </w:tr>
      <w:tr w:rsidR="009B4D7C" w:rsidRPr="009B4D7C" w14:paraId="2D3B55B2" w14:textId="77777777" w:rsidTr="00512D73">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FB6FB47" w14:textId="77777777" w:rsidR="009B4D7C" w:rsidRPr="00DF0730" w:rsidRDefault="009B4D7C" w:rsidP="00E05270">
            <w:pPr>
              <w:spacing w:line="360" w:lineRule="auto"/>
              <w:rPr>
                <w:lang w:val="en-US"/>
              </w:rPr>
            </w:pPr>
            <w:r w:rsidRPr="00DF0730">
              <w:rPr>
                <w:lang w:val="en-US"/>
              </w:rPr>
              <w:t>Dead Cells</w:t>
            </w:r>
          </w:p>
        </w:tc>
        <w:tc>
          <w:tcPr>
            <w:tcW w:w="23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9D2AAC3" w14:textId="77777777" w:rsidR="009B4D7C" w:rsidRPr="00DF0730" w:rsidRDefault="009B4D7C" w:rsidP="00E05270">
            <w:pPr>
              <w:spacing w:line="360" w:lineRule="auto"/>
              <w:rPr>
                <w:lang w:val="en-US"/>
              </w:rPr>
            </w:pPr>
            <w:r w:rsidRPr="00DF0730">
              <w:rPr>
                <w:lang w:val="en-US"/>
              </w:rPr>
              <w:t>Chiến đấu mượt mà, phản hồi nhanh</w:t>
            </w:r>
          </w:p>
        </w:tc>
        <w:tc>
          <w:tcPr>
            <w:tcW w:w="23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1EDB7C1" w14:textId="77777777" w:rsidR="009B4D7C" w:rsidRPr="00DF0730" w:rsidRDefault="009B4D7C" w:rsidP="00E05270">
            <w:pPr>
              <w:spacing w:line="360" w:lineRule="auto"/>
              <w:rPr>
                <w:lang w:val="en-US"/>
              </w:rPr>
            </w:pPr>
            <w:r w:rsidRPr="00DF0730">
              <w:rPr>
                <w:lang w:val="en-US"/>
              </w:rPr>
              <w:t>Procedural generation khó thực hiện</w:t>
            </w:r>
          </w:p>
        </w:tc>
        <w:tc>
          <w:tcPr>
            <w:tcW w:w="24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7AF5ACD" w14:textId="77777777" w:rsidR="009B4D7C" w:rsidRPr="00DF0730" w:rsidRDefault="009B4D7C" w:rsidP="00E05270">
            <w:pPr>
              <w:spacing w:line="360" w:lineRule="auto"/>
              <w:rPr>
                <w:lang w:val="en-US"/>
              </w:rPr>
            </w:pPr>
            <w:r w:rsidRPr="00DF0730">
              <w:rPr>
                <w:lang w:val="en-US"/>
              </w:rPr>
              <w:t>Tham khảo cơ chế combo và hitbox chiến đấu</w:t>
            </w:r>
          </w:p>
        </w:tc>
      </w:tr>
      <w:tr w:rsidR="009B4D7C" w:rsidRPr="009B4D7C" w14:paraId="1E71955D" w14:textId="77777777" w:rsidTr="00E05270">
        <w:trPr>
          <w:trHeight w:val="1301"/>
        </w:trPr>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85364BB" w14:textId="77777777" w:rsidR="009B4D7C" w:rsidRPr="00DF0730" w:rsidRDefault="009B4D7C" w:rsidP="00E05270">
            <w:pPr>
              <w:spacing w:line="360" w:lineRule="auto"/>
              <w:rPr>
                <w:lang w:val="en-US"/>
              </w:rPr>
            </w:pPr>
            <w:r w:rsidRPr="00DF0730">
              <w:rPr>
                <w:lang w:val="en-US"/>
              </w:rPr>
              <w:t>Shovel Knight</w:t>
            </w:r>
          </w:p>
        </w:tc>
        <w:tc>
          <w:tcPr>
            <w:tcW w:w="23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24C3653" w14:textId="77777777" w:rsidR="009B4D7C" w:rsidRPr="00DF0730" w:rsidRDefault="009B4D7C" w:rsidP="00E05270">
            <w:pPr>
              <w:spacing w:line="360" w:lineRule="auto"/>
              <w:rPr>
                <w:lang w:val="en-US"/>
              </w:rPr>
            </w:pPr>
            <w:r w:rsidRPr="00DF0730">
              <w:rPr>
                <w:lang w:val="en-US"/>
              </w:rPr>
              <w:t>Thiết kế màn chơi rõ ràng, có chủ đề</w:t>
            </w:r>
          </w:p>
        </w:tc>
        <w:tc>
          <w:tcPr>
            <w:tcW w:w="23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0CCC035" w14:textId="77777777" w:rsidR="009B4D7C" w:rsidRPr="00DF0730" w:rsidRDefault="009B4D7C" w:rsidP="00E05270">
            <w:pPr>
              <w:spacing w:line="360" w:lineRule="auto"/>
              <w:rPr>
                <w:lang w:val="en-US"/>
              </w:rPr>
            </w:pPr>
            <w:r w:rsidRPr="00DF0730">
              <w:rPr>
                <w:lang w:val="en-US"/>
              </w:rPr>
              <w:t>Lối chơi tuyến tính</w:t>
            </w:r>
          </w:p>
        </w:tc>
        <w:tc>
          <w:tcPr>
            <w:tcW w:w="24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9F6719F" w14:textId="77777777" w:rsidR="009B4D7C" w:rsidRPr="00DF0730" w:rsidRDefault="009B4D7C" w:rsidP="00E05270">
            <w:pPr>
              <w:spacing w:line="360" w:lineRule="auto"/>
              <w:rPr>
                <w:lang w:val="en-US"/>
              </w:rPr>
            </w:pPr>
            <w:r w:rsidRPr="00DF0730">
              <w:rPr>
                <w:lang w:val="en-US"/>
              </w:rPr>
              <w:t>Học cách bố cục màn chơi có mục tiêu rõ ràng</w:t>
            </w:r>
          </w:p>
        </w:tc>
      </w:tr>
      <w:tr w:rsidR="009B4D7C" w:rsidRPr="009B4D7C" w14:paraId="71D2E912" w14:textId="77777777" w:rsidTr="00512D73">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67BD7E5" w14:textId="77777777" w:rsidR="009B4D7C" w:rsidRPr="00DF0730" w:rsidRDefault="009B4D7C" w:rsidP="00E05270">
            <w:pPr>
              <w:spacing w:line="360" w:lineRule="auto"/>
              <w:rPr>
                <w:lang w:val="en-US"/>
              </w:rPr>
            </w:pPr>
            <w:r w:rsidRPr="00DF0730">
              <w:rPr>
                <w:lang w:val="en-US"/>
              </w:rPr>
              <w:t>Stickman Legends</w:t>
            </w:r>
          </w:p>
        </w:tc>
        <w:tc>
          <w:tcPr>
            <w:tcW w:w="23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8162E21" w14:textId="77777777" w:rsidR="009B4D7C" w:rsidRPr="00DF0730" w:rsidRDefault="009B4D7C" w:rsidP="00E05270">
            <w:pPr>
              <w:spacing w:line="360" w:lineRule="auto"/>
              <w:rPr>
                <w:lang w:val="en-US"/>
              </w:rPr>
            </w:pPr>
            <w:r w:rsidRPr="00DF0730">
              <w:rPr>
                <w:lang w:val="en-US"/>
              </w:rPr>
              <w:t>Tối ưu tốt cho mobile, điều khiển cảm ứng đơn giản</w:t>
            </w:r>
          </w:p>
        </w:tc>
        <w:tc>
          <w:tcPr>
            <w:tcW w:w="23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5F47BD5" w14:textId="77777777" w:rsidR="009B4D7C" w:rsidRPr="00DF0730" w:rsidRDefault="009B4D7C" w:rsidP="00E05270">
            <w:pPr>
              <w:spacing w:line="360" w:lineRule="auto"/>
              <w:rPr>
                <w:lang w:val="en-US"/>
              </w:rPr>
            </w:pPr>
            <w:r w:rsidRPr="00DF0730">
              <w:rPr>
                <w:lang w:val="en-US"/>
              </w:rPr>
              <w:t>Đồ họa đơn giản, nội dung ít sâu</w:t>
            </w:r>
          </w:p>
        </w:tc>
        <w:tc>
          <w:tcPr>
            <w:tcW w:w="24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F3F7E08" w14:textId="77777777" w:rsidR="009B4D7C" w:rsidRPr="00DF0730" w:rsidRDefault="009B4D7C" w:rsidP="00E05270">
            <w:pPr>
              <w:spacing w:line="360" w:lineRule="auto"/>
              <w:rPr>
                <w:lang w:val="en-US"/>
              </w:rPr>
            </w:pPr>
            <w:r w:rsidRPr="00DF0730">
              <w:rPr>
                <w:lang w:val="en-US"/>
              </w:rPr>
              <w:t>Học cách thiết kế UI điều khiển cảm ứng cho mobile</w:t>
            </w:r>
          </w:p>
        </w:tc>
      </w:tr>
    </w:tbl>
    <w:p w14:paraId="2F6E2B34" w14:textId="0F674A1F" w:rsidR="009B4D7C" w:rsidRPr="00DA24BA" w:rsidRDefault="00214282" w:rsidP="00E05270">
      <w:pPr>
        <w:spacing w:line="360" w:lineRule="auto"/>
        <w:jc w:val="center"/>
      </w:pPr>
      <w:bookmarkStart w:id="72" w:name="_Toc229837514"/>
      <w:bookmarkStart w:id="73" w:name="_Toc230475861"/>
      <w:r w:rsidRPr="00DA24BA">
        <w:lastRenderedPageBreak/>
        <w:t>Bảng 2</w:t>
      </w:r>
      <w:r w:rsidR="00BB5369" w:rsidRPr="00DA24BA">
        <w:t>.</w:t>
      </w:r>
      <w:r w:rsidR="00BB5369">
        <w:fldChar w:fldCharType="begin"/>
      </w:r>
      <w:r w:rsidR="00BB5369">
        <w:instrText xml:space="preserve"> SEQ Bảng \* ARABIC \s 1 </w:instrText>
      </w:r>
      <w:r w:rsidR="00BB5369">
        <w:fldChar w:fldCharType="separate"/>
      </w:r>
      <w:r w:rsidR="00BB5369" w:rsidRPr="00DA24BA">
        <w:rPr>
          <w:noProof/>
        </w:rPr>
        <w:t>1</w:t>
      </w:r>
      <w:r w:rsidR="00BB5369">
        <w:rPr>
          <w:noProof/>
        </w:rPr>
        <w:fldChar w:fldCharType="end"/>
      </w:r>
      <w:r w:rsidR="000F370C" w:rsidRPr="00DA24BA">
        <w:t>:</w:t>
      </w:r>
      <w:r w:rsidR="009B4D7C" w:rsidRPr="00DA24BA">
        <w:t xml:space="preserve"> Khảo sát các game tham khảo cùng thể loại</w:t>
      </w:r>
      <w:bookmarkEnd w:id="72"/>
      <w:bookmarkEnd w:id="73"/>
    </w:p>
    <w:p w14:paraId="307C3785" w14:textId="77777777" w:rsidR="009B4D7C" w:rsidRPr="005764C4" w:rsidRDefault="009B4D7C" w:rsidP="00E05270">
      <w:pPr>
        <w:pStyle w:val="Heading2"/>
        <w:spacing w:line="360" w:lineRule="auto"/>
        <w:rPr>
          <w:lang w:val="vi-VN"/>
        </w:rPr>
      </w:pPr>
      <w:bookmarkStart w:id="74" w:name="_Toc230475742"/>
      <w:r w:rsidRPr="005764C4">
        <w:rPr>
          <w:lang w:val="vi-VN"/>
        </w:rPr>
        <w:t>2.2. Phân tích yêu cầu</w:t>
      </w:r>
      <w:bookmarkEnd w:id="74"/>
    </w:p>
    <w:p w14:paraId="286AA3B0" w14:textId="77777777" w:rsidR="009B4D7C" w:rsidRPr="005764C4" w:rsidRDefault="009B4D7C" w:rsidP="00E05270">
      <w:pPr>
        <w:pStyle w:val="Heading3"/>
        <w:spacing w:line="360" w:lineRule="auto"/>
        <w:rPr>
          <w:lang w:val="vi-VN"/>
        </w:rPr>
      </w:pPr>
      <w:bookmarkStart w:id="75" w:name="_Toc230475743"/>
      <w:r w:rsidRPr="005764C4">
        <w:rPr>
          <w:lang w:val="vi-VN"/>
        </w:rPr>
        <w:t>2.2.1. Yêu cầu chức năng</w:t>
      </w:r>
      <w:bookmarkEnd w:id="75"/>
    </w:p>
    <w:p w14:paraId="5B0E9533" w14:textId="666AC068" w:rsidR="009B4D7C" w:rsidRPr="005764C4" w:rsidRDefault="009B4D7C" w:rsidP="00E05270">
      <w:pPr>
        <w:spacing w:line="360" w:lineRule="auto"/>
        <w:ind w:firstLine="720"/>
      </w:pPr>
      <w:r w:rsidRPr="005764C4">
        <w:t>Dựa trên mô tả đề tài và các PI từ đề cương, hệ thống game cần đáp ứng các yêu cầu chức năng sau:</w:t>
      </w:r>
    </w:p>
    <w:p w14:paraId="597EB638" w14:textId="77777777" w:rsidR="009B4D7C" w:rsidRPr="00512D73" w:rsidRDefault="009B4D7C" w:rsidP="00E05270">
      <w:pPr>
        <w:spacing w:line="360" w:lineRule="auto"/>
        <w:jc w:val="both"/>
        <w:rPr>
          <w:lang w:val="en-US"/>
        </w:rPr>
      </w:pPr>
      <w:r w:rsidRPr="00512D73">
        <w:rPr>
          <w:b/>
          <w:bCs/>
          <w:lang w:val="en-US"/>
        </w:rPr>
        <w:t>a) Hệ thống nhân vật chính (Player)</w:t>
      </w:r>
    </w:p>
    <w:p w14:paraId="6D216360" w14:textId="77777777" w:rsidR="009B4D7C" w:rsidRPr="000F370C" w:rsidRDefault="009B4D7C" w:rsidP="00E05270">
      <w:pPr>
        <w:pStyle w:val="ListParagraph"/>
        <w:numPr>
          <w:ilvl w:val="0"/>
          <w:numId w:val="76"/>
        </w:numPr>
        <w:spacing w:line="360" w:lineRule="auto"/>
        <w:rPr>
          <w:lang w:val="en-US"/>
        </w:rPr>
      </w:pPr>
      <w:r w:rsidRPr="000F370C">
        <w:rPr>
          <w:lang w:val="en-US"/>
        </w:rPr>
        <w:t>Di chuyển trái/phải mượt mà, có hỗ trợ gia tốc và giảm tốc tự nhiên.</w:t>
      </w:r>
    </w:p>
    <w:p w14:paraId="34EE3C55" w14:textId="77777777" w:rsidR="009B4D7C" w:rsidRPr="000F370C" w:rsidRDefault="009B4D7C" w:rsidP="00E05270">
      <w:pPr>
        <w:pStyle w:val="ListParagraph"/>
        <w:numPr>
          <w:ilvl w:val="0"/>
          <w:numId w:val="76"/>
        </w:numPr>
        <w:spacing w:line="360" w:lineRule="auto"/>
        <w:rPr>
          <w:lang w:val="en-US"/>
        </w:rPr>
      </w:pPr>
      <w:r w:rsidRPr="000F370C">
        <w:rPr>
          <w:lang w:val="en-US"/>
        </w:rPr>
        <w:t>Nhảy đơn (single jump) với chiều cao và quán tính phù hợp cơ chế platformer.</w:t>
      </w:r>
    </w:p>
    <w:p w14:paraId="328D566E" w14:textId="77777777" w:rsidR="009B4D7C" w:rsidRPr="000F370C" w:rsidRDefault="009B4D7C" w:rsidP="00E05270">
      <w:pPr>
        <w:pStyle w:val="ListParagraph"/>
        <w:numPr>
          <w:ilvl w:val="0"/>
          <w:numId w:val="76"/>
        </w:numPr>
        <w:spacing w:line="360" w:lineRule="auto"/>
        <w:rPr>
          <w:lang w:val="en-US"/>
        </w:rPr>
      </w:pPr>
      <w:r w:rsidRPr="000F370C">
        <w:rPr>
          <w:lang w:val="en-US"/>
        </w:rPr>
        <w:t>Tấn công cận chiến: đòn chém cơ bản, có thể thực hiện nhiều lần liên tiếp tạo combo.</w:t>
      </w:r>
    </w:p>
    <w:p w14:paraId="733993B9" w14:textId="77777777" w:rsidR="009B4D7C" w:rsidRPr="000F370C" w:rsidRDefault="009B4D7C" w:rsidP="00E05270">
      <w:pPr>
        <w:pStyle w:val="ListParagraph"/>
        <w:numPr>
          <w:ilvl w:val="0"/>
          <w:numId w:val="76"/>
        </w:numPr>
        <w:spacing w:line="360" w:lineRule="auto"/>
        <w:rPr>
          <w:lang w:val="en-US"/>
        </w:rPr>
      </w:pPr>
      <w:r w:rsidRPr="000F370C">
        <w:rPr>
          <w:lang w:val="en-US"/>
        </w:rPr>
        <w:t>Nhận sát thương từ kẻ địch và chướng ngại vật, có hiệu ứng phản hồi (nhấp nháy, bất tử tạm thời).</w:t>
      </w:r>
    </w:p>
    <w:p w14:paraId="02E51147" w14:textId="77777777" w:rsidR="009B4D7C" w:rsidRPr="000F370C" w:rsidRDefault="009B4D7C" w:rsidP="00E05270">
      <w:pPr>
        <w:pStyle w:val="ListParagraph"/>
        <w:numPr>
          <w:ilvl w:val="0"/>
          <w:numId w:val="76"/>
        </w:numPr>
        <w:spacing w:line="360" w:lineRule="auto"/>
        <w:rPr>
          <w:lang w:val="en-US"/>
        </w:rPr>
      </w:pPr>
      <w:r w:rsidRPr="000F370C">
        <w:rPr>
          <w:lang w:val="en-US"/>
        </w:rPr>
        <w:t>Hệ thống máu (HP): hiển thị rõ ràng, khi về 0 kích hoạt trạng thái chết và Game Over.</w:t>
      </w:r>
    </w:p>
    <w:p w14:paraId="7C72D645" w14:textId="666EDFD7" w:rsidR="009B4D7C" w:rsidRPr="000F370C" w:rsidRDefault="009B4D7C" w:rsidP="00E05270">
      <w:pPr>
        <w:pStyle w:val="ListParagraph"/>
        <w:numPr>
          <w:ilvl w:val="0"/>
          <w:numId w:val="76"/>
        </w:numPr>
        <w:spacing w:line="360" w:lineRule="auto"/>
        <w:rPr>
          <w:lang w:val="en-US"/>
        </w:rPr>
      </w:pPr>
      <w:r w:rsidRPr="000F370C">
        <w:rPr>
          <w:lang w:val="en-US"/>
        </w:rPr>
        <w:t xml:space="preserve">Animation đầy đủ cho các trạng thái: đứng yên, chạy, nhảy, tấn công, nhận đòn, chết. </w:t>
      </w:r>
    </w:p>
    <w:p w14:paraId="5C931D96" w14:textId="77777777" w:rsidR="009B4D7C" w:rsidRPr="00512D73" w:rsidRDefault="009B4D7C" w:rsidP="00E05270">
      <w:pPr>
        <w:spacing w:line="360" w:lineRule="auto"/>
        <w:ind w:left="360"/>
        <w:rPr>
          <w:lang w:val="en-US"/>
        </w:rPr>
      </w:pPr>
      <w:r w:rsidRPr="00512D73">
        <w:rPr>
          <w:b/>
          <w:bCs/>
          <w:lang w:val="en-US"/>
        </w:rPr>
        <w:t>b) Hệ thống bản đồ và màn chơi</w:t>
      </w:r>
    </w:p>
    <w:p w14:paraId="12E2DB89" w14:textId="77777777" w:rsidR="009B4D7C" w:rsidRPr="000F370C" w:rsidRDefault="009B4D7C" w:rsidP="00E05270">
      <w:pPr>
        <w:pStyle w:val="ListParagraph"/>
        <w:numPr>
          <w:ilvl w:val="0"/>
          <w:numId w:val="77"/>
        </w:numPr>
        <w:spacing w:line="360" w:lineRule="auto"/>
        <w:rPr>
          <w:lang w:val="en-US"/>
        </w:rPr>
      </w:pPr>
      <w:r w:rsidRPr="000F370C">
        <w:rPr>
          <w:lang w:val="en-US"/>
        </w:rPr>
        <w:t>Tối thiểu 3 khu vực bản đồ với chủ đề địa hình khác biệt nhau.</w:t>
      </w:r>
    </w:p>
    <w:p w14:paraId="240CDAA8" w14:textId="77777777" w:rsidR="009B4D7C" w:rsidRPr="000F370C" w:rsidRDefault="009B4D7C" w:rsidP="00E05270">
      <w:pPr>
        <w:pStyle w:val="ListParagraph"/>
        <w:numPr>
          <w:ilvl w:val="0"/>
          <w:numId w:val="77"/>
        </w:numPr>
        <w:spacing w:line="360" w:lineRule="auto"/>
        <w:rPr>
          <w:lang w:val="en-US"/>
        </w:rPr>
      </w:pPr>
      <w:r w:rsidRPr="000F370C">
        <w:rPr>
          <w:lang w:val="en-US"/>
        </w:rPr>
        <w:t>Bản đồ xây dựng bằng Tilemap, có va chạm đầy đủ với nhân vật.</w:t>
      </w:r>
    </w:p>
    <w:p w14:paraId="1C2D283D" w14:textId="77777777" w:rsidR="009B4D7C" w:rsidRPr="000F370C" w:rsidRDefault="009B4D7C" w:rsidP="00E05270">
      <w:pPr>
        <w:pStyle w:val="ListParagraph"/>
        <w:numPr>
          <w:ilvl w:val="0"/>
          <w:numId w:val="77"/>
        </w:numPr>
        <w:spacing w:line="360" w:lineRule="auto"/>
        <w:rPr>
          <w:lang w:val="en-US"/>
        </w:rPr>
      </w:pPr>
      <w:r w:rsidRPr="000F370C">
        <w:rPr>
          <w:lang w:val="en-US"/>
        </w:rPr>
        <w:t>Các cơ chế địa hình: nền tảng cứng, nền tảng một chiều (chỉ đứng từ trên xuống), chướng ngại vật sát thương (gai, hố sâu).</w:t>
      </w:r>
    </w:p>
    <w:p w14:paraId="0B6D7166" w14:textId="77777777" w:rsidR="009B4D7C" w:rsidRPr="000F370C" w:rsidRDefault="009B4D7C" w:rsidP="00E05270">
      <w:pPr>
        <w:pStyle w:val="ListParagraph"/>
        <w:numPr>
          <w:ilvl w:val="0"/>
          <w:numId w:val="77"/>
        </w:numPr>
        <w:spacing w:line="360" w:lineRule="auto"/>
        <w:rPr>
          <w:lang w:val="en-US"/>
        </w:rPr>
      </w:pPr>
      <w:r w:rsidRPr="000F370C">
        <w:rPr>
          <w:lang w:val="en-US"/>
        </w:rPr>
        <w:t>Camera theo nhân vật trong phạm vi bản đồ, có giới hạn biên.</w:t>
      </w:r>
    </w:p>
    <w:p w14:paraId="2F1D02F1" w14:textId="5AB03932" w:rsidR="009B4D7C" w:rsidRPr="000F370C" w:rsidRDefault="009B4D7C" w:rsidP="00E05270">
      <w:pPr>
        <w:pStyle w:val="ListParagraph"/>
        <w:numPr>
          <w:ilvl w:val="0"/>
          <w:numId w:val="77"/>
        </w:numPr>
        <w:spacing w:line="360" w:lineRule="auto"/>
        <w:rPr>
          <w:lang w:val="en-US"/>
        </w:rPr>
      </w:pPr>
      <w:r w:rsidRPr="000F370C">
        <w:rPr>
          <w:lang w:val="en-US"/>
        </w:rPr>
        <w:t>Điểm spawn (hồi sinh) và điểm chuyển khu vực liên thông giữa các màn.</w:t>
      </w:r>
    </w:p>
    <w:p w14:paraId="0706B1D8" w14:textId="77777777" w:rsidR="009B4D7C" w:rsidRPr="00512D73" w:rsidRDefault="009B4D7C" w:rsidP="00E05270">
      <w:pPr>
        <w:spacing w:line="360" w:lineRule="auto"/>
        <w:ind w:left="360"/>
        <w:jc w:val="both"/>
        <w:rPr>
          <w:lang w:val="en-US"/>
        </w:rPr>
      </w:pPr>
      <w:r w:rsidRPr="00512D73">
        <w:rPr>
          <w:b/>
          <w:bCs/>
          <w:lang w:val="en-US"/>
        </w:rPr>
        <w:t>c) Hệ thống kẻ địch (Enemy AI)</w:t>
      </w:r>
    </w:p>
    <w:p w14:paraId="26E165BA" w14:textId="77777777" w:rsidR="009B4D7C" w:rsidRPr="000F370C" w:rsidRDefault="009B4D7C" w:rsidP="00E05270">
      <w:pPr>
        <w:pStyle w:val="ListParagraph"/>
        <w:numPr>
          <w:ilvl w:val="0"/>
          <w:numId w:val="78"/>
        </w:numPr>
        <w:spacing w:line="360" w:lineRule="auto"/>
        <w:rPr>
          <w:lang w:val="en-US"/>
        </w:rPr>
      </w:pPr>
      <w:r w:rsidRPr="000F370C">
        <w:rPr>
          <w:lang w:val="en-US"/>
        </w:rPr>
        <w:t>Tối thiểu 2 loại quái vật với hành vi AI và chỉ số khác nhau.</w:t>
      </w:r>
    </w:p>
    <w:p w14:paraId="30085FE2" w14:textId="77777777" w:rsidR="009B4D7C" w:rsidRPr="000F370C" w:rsidRDefault="009B4D7C" w:rsidP="00E05270">
      <w:pPr>
        <w:pStyle w:val="ListParagraph"/>
        <w:numPr>
          <w:ilvl w:val="0"/>
          <w:numId w:val="78"/>
        </w:numPr>
        <w:spacing w:line="360" w:lineRule="auto"/>
        <w:rPr>
          <w:lang w:val="en-US"/>
        </w:rPr>
      </w:pPr>
      <w:r w:rsidRPr="000F370C">
        <w:rPr>
          <w:lang w:val="en-US"/>
        </w:rPr>
        <w:t>Quái vật tuần tra: di chuyển qua lại trong phạm vi, đổi hướng khi gặp tường hoặc hết phạm vi.</w:t>
      </w:r>
    </w:p>
    <w:p w14:paraId="4C5331FC" w14:textId="77777777" w:rsidR="009B4D7C" w:rsidRPr="000F370C" w:rsidRDefault="009B4D7C" w:rsidP="00E05270">
      <w:pPr>
        <w:pStyle w:val="ListParagraph"/>
        <w:numPr>
          <w:ilvl w:val="0"/>
          <w:numId w:val="78"/>
        </w:numPr>
        <w:spacing w:line="360" w:lineRule="auto"/>
        <w:rPr>
          <w:lang w:val="en-US"/>
        </w:rPr>
      </w:pPr>
      <w:r w:rsidRPr="000F370C">
        <w:rPr>
          <w:lang w:val="en-US"/>
        </w:rPr>
        <w:t>Quái vật truy đuổi: phát hiện người chơi trong bán kính nhất định, chuyển sang đuổi và tấn công.</w:t>
      </w:r>
    </w:p>
    <w:p w14:paraId="2EB180AE" w14:textId="77777777" w:rsidR="009B4D7C" w:rsidRPr="000F370C" w:rsidRDefault="009B4D7C" w:rsidP="00E05270">
      <w:pPr>
        <w:pStyle w:val="ListParagraph"/>
        <w:numPr>
          <w:ilvl w:val="0"/>
          <w:numId w:val="78"/>
        </w:numPr>
        <w:spacing w:line="360" w:lineRule="auto"/>
        <w:rPr>
          <w:lang w:val="en-US"/>
        </w:rPr>
      </w:pPr>
      <w:r w:rsidRPr="000F370C">
        <w:rPr>
          <w:lang w:val="en-US"/>
        </w:rPr>
        <w:t>Hệ thống HP cho kẻ địch, chết khi về 0, có animation phản hồi khi bị tấn công.</w:t>
      </w:r>
    </w:p>
    <w:p w14:paraId="705EAA02" w14:textId="5984EE11" w:rsidR="009B4D7C" w:rsidRPr="000F370C" w:rsidRDefault="009B4D7C" w:rsidP="00E05270">
      <w:pPr>
        <w:pStyle w:val="ListParagraph"/>
        <w:numPr>
          <w:ilvl w:val="0"/>
          <w:numId w:val="78"/>
        </w:numPr>
        <w:spacing w:line="360" w:lineRule="auto"/>
        <w:rPr>
          <w:lang w:val="en-US"/>
        </w:rPr>
      </w:pPr>
      <w:r w:rsidRPr="000F370C">
        <w:rPr>
          <w:lang w:val="en-US"/>
        </w:rPr>
        <w:lastRenderedPageBreak/>
        <w:t>Kẻ địch gây sát thương khi va chạm hoặc tấn công trúng người chơi.</w:t>
      </w:r>
    </w:p>
    <w:p w14:paraId="7AAD10CC" w14:textId="77777777" w:rsidR="009B4D7C" w:rsidRPr="00512D73" w:rsidRDefault="009B4D7C" w:rsidP="00E05270">
      <w:pPr>
        <w:spacing w:line="360" w:lineRule="auto"/>
        <w:ind w:left="360"/>
        <w:jc w:val="both"/>
        <w:rPr>
          <w:lang w:val="en-US"/>
        </w:rPr>
      </w:pPr>
      <w:r w:rsidRPr="00512D73">
        <w:rPr>
          <w:b/>
          <w:bCs/>
          <w:lang w:val="en-US"/>
        </w:rPr>
        <w:t>d) Hệ thống giao diện người dùng (UI)</w:t>
      </w:r>
    </w:p>
    <w:p w14:paraId="5C6A6EE6" w14:textId="77777777" w:rsidR="009B4D7C" w:rsidRPr="000F370C" w:rsidRDefault="009B4D7C" w:rsidP="00E05270">
      <w:pPr>
        <w:pStyle w:val="ListParagraph"/>
        <w:numPr>
          <w:ilvl w:val="0"/>
          <w:numId w:val="79"/>
        </w:numPr>
        <w:spacing w:line="360" w:lineRule="auto"/>
        <w:rPr>
          <w:lang w:val="en-US"/>
        </w:rPr>
      </w:pPr>
      <w:r w:rsidRPr="000F370C">
        <w:rPr>
          <w:lang w:val="en-US"/>
        </w:rPr>
        <w:t>Màn hình chính (Main Menu): nút Bắt đầu, Hướng dẫn, Thoát.</w:t>
      </w:r>
    </w:p>
    <w:p w14:paraId="7A2D5314" w14:textId="77777777" w:rsidR="009B4D7C" w:rsidRPr="000F370C" w:rsidRDefault="009B4D7C" w:rsidP="00E05270">
      <w:pPr>
        <w:pStyle w:val="ListParagraph"/>
        <w:numPr>
          <w:ilvl w:val="0"/>
          <w:numId w:val="79"/>
        </w:numPr>
        <w:spacing w:line="360" w:lineRule="auto"/>
        <w:rPr>
          <w:lang w:val="en-US"/>
        </w:rPr>
      </w:pPr>
      <w:r w:rsidRPr="000F370C">
        <w:rPr>
          <w:lang w:val="en-US"/>
        </w:rPr>
        <w:t>HUD trong game: thanh máu nhân vật, điểm số (coin/score).</w:t>
      </w:r>
    </w:p>
    <w:p w14:paraId="37D92B30" w14:textId="77777777" w:rsidR="009B4D7C" w:rsidRPr="000F370C" w:rsidRDefault="009B4D7C" w:rsidP="00E05270">
      <w:pPr>
        <w:pStyle w:val="ListParagraph"/>
        <w:numPr>
          <w:ilvl w:val="0"/>
          <w:numId w:val="79"/>
        </w:numPr>
        <w:spacing w:line="360" w:lineRule="auto"/>
        <w:rPr>
          <w:lang w:val="en-US"/>
        </w:rPr>
      </w:pPr>
      <w:r w:rsidRPr="000F370C">
        <w:rPr>
          <w:lang w:val="en-US"/>
        </w:rPr>
        <w:t>Màn hình tạm dừng (Pause Menu): tiếp tục, menu chính.</w:t>
      </w:r>
    </w:p>
    <w:p w14:paraId="215AB345" w14:textId="77777777" w:rsidR="009B4D7C" w:rsidRPr="000F370C" w:rsidRDefault="009B4D7C" w:rsidP="00E05270">
      <w:pPr>
        <w:pStyle w:val="ListParagraph"/>
        <w:numPr>
          <w:ilvl w:val="0"/>
          <w:numId w:val="79"/>
        </w:numPr>
        <w:spacing w:line="360" w:lineRule="auto"/>
        <w:rPr>
          <w:lang w:val="en-US"/>
        </w:rPr>
      </w:pPr>
      <w:r w:rsidRPr="000F370C">
        <w:rPr>
          <w:lang w:val="en-US"/>
        </w:rPr>
        <w:t>Màn hình thắng/thua: hiển thị kết quả, điểm số, nút chơi lại.</w:t>
      </w:r>
    </w:p>
    <w:p w14:paraId="14B54C81" w14:textId="111F9ABE" w:rsidR="009B4D7C" w:rsidRPr="000F370C" w:rsidRDefault="009B4D7C" w:rsidP="00E05270">
      <w:pPr>
        <w:pStyle w:val="ListParagraph"/>
        <w:numPr>
          <w:ilvl w:val="0"/>
          <w:numId w:val="79"/>
        </w:numPr>
        <w:spacing w:line="360" w:lineRule="auto"/>
        <w:rPr>
          <w:lang w:val="en-US"/>
        </w:rPr>
      </w:pPr>
      <w:r w:rsidRPr="000F370C">
        <w:rPr>
          <w:lang w:val="en-US"/>
        </w:rPr>
        <w:t>Điều khiển cảm ứng: nút di chuyển trái/phải, nút nhảy, nút tấn công hiển thị trên màn hình.</w:t>
      </w:r>
    </w:p>
    <w:p w14:paraId="0A449F53" w14:textId="77777777" w:rsidR="009B4D7C" w:rsidRPr="00512D73" w:rsidRDefault="009B4D7C" w:rsidP="00E05270">
      <w:pPr>
        <w:spacing w:line="360" w:lineRule="auto"/>
        <w:ind w:left="360"/>
        <w:jc w:val="both"/>
        <w:rPr>
          <w:lang w:val="en-US"/>
        </w:rPr>
      </w:pPr>
      <w:r w:rsidRPr="00512D73">
        <w:rPr>
          <w:b/>
          <w:bCs/>
          <w:lang w:val="en-US"/>
        </w:rPr>
        <w:t>e) Hệ thống âm thanh</w:t>
      </w:r>
    </w:p>
    <w:p w14:paraId="05A0D7F2" w14:textId="77777777" w:rsidR="009B4D7C" w:rsidRPr="000F370C" w:rsidRDefault="009B4D7C" w:rsidP="00E05270">
      <w:pPr>
        <w:pStyle w:val="ListParagraph"/>
        <w:numPr>
          <w:ilvl w:val="0"/>
          <w:numId w:val="80"/>
        </w:numPr>
        <w:spacing w:line="360" w:lineRule="auto"/>
        <w:rPr>
          <w:lang w:val="en-US"/>
        </w:rPr>
      </w:pPr>
      <w:r w:rsidRPr="000F370C">
        <w:rPr>
          <w:lang w:val="en-US"/>
        </w:rPr>
        <w:t>Nhạc nền khác nhau cho từng khu vực bản đồ và màn hình menu.</w:t>
      </w:r>
    </w:p>
    <w:p w14:paraId="06891983" w14:textId="77777777" w:rsidR="009B4D7C" w:rsidRPr="000F370C" w:rsidRDefault="009B4D7C" w:rsidP="00E05270">
      <w:pPr>
        <w:pStyle w:val="ListParagraph"/>
        <w:numPr>
          <w:ilvl w:val="0"/>
          <w:numId w:val="80"/>
        </w:numPr>
        <w:spacing w:line="360" w:lineRule="auto"/>
        <w:rPr>
          <w:lang w:val="en-US"/>
        </w:rPr>
      </w:pPr>
      <w:r w:rsidRPr="000F370C">
        <w:rPr>
          <w:lang w:val="en-US"/>
        </w:rPr>
        <w:t>Hiệu ứng âm thanh cho các hành động: nhảy, tấn công, nhận sát thương, thu thập vật phẩm, chết.</w:t>
      </w:r>
    </w:p>
    <w:p w14:paraId="54A46BB7" w14:textId="77777777" w:rsidR="009B4D7C" w:rsidRPr="000F370C" w:rsidRDefault="009B4D7C" w:rsidP="00E05270">
      <w:pPr>
        <w:pStyle w:val="ListParagraph"/>
        <w:numPr>
          <w:ilvl w:val="0"/>
          <w:numId w:val="80"/>
        </w:numPr>
        <w:spacing w:line="360" w:lineRule="auto"/>
        <w:rPr>
          <w:lang w:val="en-US"/>
        </w:rPr>
      </w:pPr>
      <w:r w:rsidRPr="000F370C">
        <w:rPr>
          <w:lang w:val="en-US"/>
        </w:rPr>
        <w:t>Điều chỉnh âm lượng nhạc nền và hiệu ứng độc lập trong phần cài đặt.</w:t>
      </w:r>
    </w:p>
    <w:p w14:paraId="1EF67AD2" w14:textId="5370E5D3" w:rsidR="009B4D7C" w:rsidRPr="00512D73" w:rsidRDefault="009B4D7C" w:rsidP="00E05270">
      <w:pPr>
        <w:spacing w:line="360" w:lineRule="auto"/>
        <w:ind w:left="360"/>
        <w:jc w:val="both"/>
        <w:rPr>
          <w:lang w:val="en-US"/>
        </w:rPr>
      </w:pPr>
      <w:r w:rsidRPr="00512D73">
        <w:rPr>
          <w:b/>
          <w:bCs/>
          <w:lang w:val="en-US"/>
        </w:rPr>
        <w:t>f) Hệ thống lưu trữ</w:t>
      </w:r>
    </w:p>
    <w:p w14:paraId="70D27A64" w14:textId="77777777" w:rsidR="009B4D7C" w:rsidRPr="000F370C" w:rsidRDefault="009B4D7C" w:rsidP="00E05270">
      <w:pPr>
        <w:pStyle w:val="ListParagraph"/>
        <w:numPr>
          <w:ilvl w:val="0"/>
          <w:numId w:val="81"/>
        </w:numPr>
        <w:spacing w:line="360" w:lineRule="auto"/>
        <w:rPr>
          <w:lang w:val="en-US"/>
        </w:rPr>
      </w:pPr>
      <w:r w:rsidRPr="000F370C">
        <w:rPr>
          <w:lang w:val="en-US"/>
        </w:rPr>
        <w:t>Lưu điểm số cao nhất (High Score) giữa các phiên chơi.</w:t>
      </w:r>
    </w:p>
    <w:p w14:paraId="18CE62C3" w14:textId="15643BAA" w:rsidR="009B4D7C" w:rsidRPr="000F370C" w:rsidRDefault="009B4D7C" w:rsidP="00E05270">
      <w:pPr>
        <w:pStyle w:val="ListParagraph"/>
        <w:numPr>
          <w:ilvl w:val="0"/>
          <w:numId w:val="81"/>
        </w:numPr>
        <w:spacing w:line="360" w:lineRule="auto"/>
        <w:rPr>
          <w:lang w:val="en-US"/>
        </w:rPr>
      </w:pPr>
      <w:r w:rsidRPr="000F370C">
        <w:rPr>
          <w:lang w:val="en-US"/>
        </w:rPr>
        <w:t>Lưu cài đặt âm lượng của người chơi.</w:t>
      </w:r>
    </w:p>
    <w:p w14:paraId="40AF972D" w14:textId="77777777" w:rsidR="009B4D7C" w:rsidRPr="009B4D7C" w:rsidRDefault="009B4D7C" w:rsidP="00E05270">
      <w:pPr>
        <w:pStyle w:val="Heading3"/>
        <w:spacing w:line="360" w:lineRule="auto"/>
      </w:pPr>
      <w:bookmarkStart w:id="76" w:name="_Toc230475744"/>
      <w:r w:rsidRPr="009B4D7C">
        <w:t>2.2.2. Yêu cầu phi chức năng</w:t>
      </w:r>
      <w:bookmarkEnd w:id="76"/>
    </w:p>
    <w:p w14:paraId="6D20E0DE" w14:textId="4C29462F" w:rsidR="009B4D7C" w:rsidRPr="009B4D7C" w:rsidRDefault="009B4D7C" w:rsidP="00E05270">
      <w:pPr>
        <w:spacing w:line="360" w:lineRule="auto"/>
        <w:ind w:firstLine="720"/>
        <w:rPr>
          <w:lang w:val="en-US"/>
        </w:rPr>
      </w:pPr>
      <w:r w:rsidRPr="009B4D7C">
        <w:rPr>
          <w:lang w:val="en-US"/>
        </w:rPr>
        <w:t>Ngoài các tính năng cụ thể, game cần đáp ứng một số yêu cầu phi chức năng quan trọng:</w:t>
      </w:r>
    </w:p>
    <w:p w14:paraId="215FA0CF" w14:textId="77777777" w:rsidR="009B4D7C" w:rsidRPr="000F370C" w:rsidRDefault="009B4D7C" w:rsidP="00E05270">
      <w:pPr>
        <w:pStyle w:val="ListParagraph"/>
        <w:numPr>
          <w:ilvl w:val="0"/>
          <w:numId w:val="82"/>
        </w:numPr>
        <w:spacing w:line="360" w:lineRule="auto"/>
        <w:rPr>
          <w:lang w:val="en-US"/>
        </w:rPr>
      </w:pPr>
      <w:r w:rsidRPr="000F370C">
        <w:rPr>
          <w:lang w:val="en-US"/>
        </w:rPr>
        <w:t>Hiệu năng: Game chạy ổn định ở tốc độ tối thiểu 30 FPS trên thiết bị Android tầm trung (RAM 3GB, GPU Adreno 610 hoặc tương đương).</w:t>
      </w:r>
    </w:p>
    <w:p w14:paraId="6CA8D7EC" w14:textId="77777777" w:rsidR="009B4D7C" w:rsidRPr="000F370C" w:rsidRDefault="009B4D7C" w:rsidP="00E05270">
      <w:pPr>
        <w:pStyle w:val="ListParagraph"/>
        <w:numPr>
          <w:ilvl w:val="0"/>
          <w:numId w:val="82"/>
        </w:numPr>
        <w:spacing w:line="360" w:lineRule="auto"/>
        <w:rPr>
          <w:lang w:val="en-US"/>
        </w:rPr>
      </w:pPr>
      <w:r w:rsidRPr="000F370C">
        <w:rPr>
          <w:lang w:val="en-US"/>
        </w:rPr>
        <w:t>Độ trễ điều khiển: Phản hồi điều khiển tức thì, độ trễ từ thao tác đến hành động của nhân vật không vượt quá 1 frame (~33ms).</w:t>
      </w:r>
    </w:p>
    <w:p w14:paraId="247077D1" w14:textId="77777777" w:rsidR="009B4D7C" w:rsidRPr="000F370C" w:rsidRDefault="009B4D7C" w:rsidP="00E05270">
      <w:pPr>
        <w:pStyle w:val="ListParagraph"/>
        <w:numPr>
          <w:ilvl w:val="0"/>
          <w:numId w:val="82"/>
        </w:numPr>
        <w:spacing w:line="360" w:lineRule="auto"/>
        <w:rPr>
          <w:lang w:val="en-US"/>
        </w:rPr>
      </w:pPr>
      <w:r w:rsidRPr="000F370C">
        <w:rPr>
          <w:lang w:val="en-US"/>
        </w:rPr>
        <w:t>Tính ổn định: Game không bị crash hay đứng hình trong quá trình chơi bình thường.</w:t>
      </w:r>
    </w:p>
    <w:p w14:paraId="09B142CE" w14:textId="77777777" w:rsidR="009B4D7C" w:rsidRPr="000F370C" w:rsidRDefault="009B4D7C" w:rsidP="00E05270">
      <w:pPr>
        <w:pStyle w:val="ListParagraph"/>
        <w:numPr>
          <w:ilvl w:val="0"/>
          <w:numId w:val="82"/>
        </w:numPr>
        <w:spacing w:line="360" w:lineRule="auto"/>
        <w:rPr>
          <w:lang w:val="en-US"/>
        </w:rPr>
      </w:pPr>
      <w:r w:rsidRPr="000F370C">
        <w:rPr>
          <w:lang w:val="en-US"/>
        </w:rPr>
        <w:t>Kích thước file: File APK không vượt quá 150MB để phù hợp với điều kiện tải xuống trên mạng di động.</w:t>
      </w:r>
    </w:p>
    <w:p w14:paraId="705C7CF3" w14:textId="77777777" w:rsidR="009B4D7C" w:rsidRPr="000F370C" w:rsidRDefault="009B4D7C" w:rsidP="00E05270">
      <w:pPr>
        <w:pStyle w:val="ListParagraph"/>
        <w:numPr>
          <w:ilvl w:val="0"/>
          <w:numId w:val="82"/>
        </w:numPr>
        <w:spacing w:line="360" w:lineRule="auto"/>
        <w:rPr>
          <w:lang w:val="en-US"/>
        </w:rPr>
      </w:pPr>
      <w:r w:rsidRPr="000F370C">
        <w:rPr>
          <w:lang w:val="en-US"/>
        </w:rPr>
        <w:t>Khả năng tương thích: Hỗ trợ Android 5.0 (API 21) trở lên, tương thích với màn hình tỷ lệ 16:9 và 18:9.</w:t>
      </w:r>
    </w:p>
    <w:p w14:paraId="5362FC2D" w14:textId="5C8E26AA" w:rsidR="009B4D7C" w:rsidRPr="000F370C" w:rsidRDefault="009B4D7C" w:rsidP="00E05270">
      <w:pPr>
        <w:pStyle w:val="ListParagraph"/>
        <w:numPr>
          <w:ilvl w:val="0"/>
          <w:numId w:val="82"/>
        </w:numPr>
        <w:spacing w:line="360" w:lineRule="auto"/>
        <w:rPr>
          <w:lang w:val="en-US"/>
        </w:rPr>
      </w:pPr>
      <w:r w:rsidRPr="000F370C">
        <w:rPr>
          <w:lang w:val="en-US"/>
        </w:rPr>
        <w:lastRenderedPageBreak/>
        <w:t>Trải nghiệm người dùng: Giao diện trực quan, hướng dẫn rõ ràng, người chơi lần đầu có thể hiểu cách chơi trong vòng 2 phút.</w:t>
      </w:r>
    </w:p>
    <w:p w14:paraId="17711F78" w14:textId="77777777" w:rsidR="009B4D7C" w:rsidRPr="009B4D7C" w:rsidRDefault="009B4D7C" w:rsidP="00E05270">
      <w:pPr>
        <w:pStyle w:val="Heading3"/>
        <w:spacing w:line="360" w:lineRule="auto"/>
      </w:pPr>
      <w:bookmarkStart w:id="77" w:name="_Toc230475745"/>
      <w:r w:rsidRPr="009B4D7C">
        <w:t>2.2.3. Bảng tổng hợp yêu cầu theo PI</w:t>
      </w:r>
      <w:bookmarkEnd w:id="77"/>
    </w:p>
    <w:p w14:paraId="69D0FF41" w14:textId="77777777" w:rsidR="009B4D7C" w:rsidRPr="009B4D7C" w:rsidRDefault="009B4D7C" w:rsidP="00E05270">
      <w:pPr>
        <w:spacing w:line="360" w:lineRule="auto"/>
        <w:ind w:firstLine="720"/>
        <w:rPr>
          <w:lang w:val="en-US"/>
        </w:rPr>
      </w:pPr>
      <w:r w:rsidRPr="009B4D7C">
        <w:rPr>
          <w:lang w:val="en-US"/>
        </w:rPr>
        <w:t>Bảng dưới đây trình bày sự ánh xạ giữa các PI trong đề cương và yêu cầu cụ thể của đồ án:</w:t>
      </w:r>
    </w:p>
    <w:p w14:paraId="11DD5774" w14:textId="77777777" w:rsidR="009B4D7C" w:rsidRPr="009B4D7C" w:rsidRDefault="009B4D7C" w:rsidP="00E05270">
      <w:pPr>
        <w:pStyle w:val="ListParagraph"/>
        <w:spacing w:line="360" w:lineRule="auto"/>
        <w:jc w:val="both"/>
        <w:rPr>
          <w:lang w:val="en-US"/>
        </w:rPr>
      </w:pPr>
      <w:r w:rsidRPr="009B4D7C">
        <w:rPr>
          <w:lang w:val="en-US"/>
        </w:rPr>
        <w:t xml:space="preserve"> </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63"/>
        <w:gridCol w:w="4563"/>
      </w:tblGrid>
      <w:tr w:rsidR="009B4D7C" w:rsidRPr="009B4D7C" w14:paraId="261B4734" w14:textId="77777777" w:rsidTr="00DF0730">
        <w:tc>
          <w:tcPr>
            <w:tcW w:w="9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7370B3C3" w14:textId="77777777" w:rsidR="009B4D7C" w:rsidRPr="00DF0730" w:rsidRDefault="009B4D7C" w:rsidP="00E05270">
            <w:pPr>
              <w:spacing w:line="360" w:lineRule="auto"/>
              <w:jc w:val="center"/>
              <w:rPr>
                <w:lang w:val="en-US"/>
              </w:rPr>
            </w:pPr>
            <w:r w:rsidRPr="00DF0730">
              <w:rPr>
                <w:b/>
                <w:bCs/>
                <w:lang w:val="en-US"/>
              </w:rPr>
              <w:t>Mã PI</w:t>
            </w:r>
          </w:p>
        </w:tc>
        <w:tc>
          <w:tcPr>
            <w:tcW w:w="3563"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45AD29A3" w14:textId="77777777" w:rsidR="009B4D7C" w:rsidRPr="00DF0730" w:rsidRDefault="009B4D7C" w:rsidP="00E05270">
            <w:pPr>
              <w:spacing w:line="360" w:lineRule="auto"/>
              <w:jc w:val="center"/>
              <w:rPr>
                <w:lang w:val="en-US"/>
              </w:rPr>
            </w:pPr>
            <w:r w:rsidRPr="00DF0730">
              <w:rPr>
                <w:b/>
                <w:bCs/>
                <w:lang w:val="en-US"/>
              </w:rPr>
              <w:t>Nội dung PI</w:t>
            </w:r>
          </w:p>
        </w:tc>
        <w:tc>
          <w:tcPr>
            <w:tcW w:w="4563"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1F233E57" w14:textId="77777777" w:rsidR="009B4D7C" w:rsidRPr="00DF0730" w:rsidRDefault="009B4D7C" w:rsidP="00E05270">
            <w:pPr>
              <w:spacing w:line="360" w:lineRule="auto"/>
              <w:jc w:val="center"/>
              <w:rPr>
                <w:lang w:val="en-US"/>
              </w:rPr>
            </w:pPr>
            <w:r w:rsidRPr="00DF0730">
              <w:rPr>
                <w:b/>
                <w:bCs/>
                <w:lang w:val="en-US"/>
              </w:rPr>
              <w:t>Yêu cầu cụ thể trong đồ án</w:t>
            </w:r>
          </w:p>
        </w:tc>
      </w:tr>
      <w:tr w:rsidR="009B4D7C" w:rsidRPr="009B4D7C" w14:paraId="0641CB24"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F87672F" w14:textId="77777777" w:rsidR="009B4D7C" w:rsidRPr="00DF0730" w:rsidRDefault="009B4D7C" w:rsidP="00E05270">
            <w:pPr>
              <w:spacing w:line="360" w:lineRule="auto"/>
              <w:jc w:val="center"/>
              <w:rPr>
                <w:lang w:val="en-US"/>
              </w:rPr>
            </w:pPr>
            <w:r w:rsidRPr="00DF0730">
              <w:rPr>
                <w:lang w:val="en-US"/>
              </w:rPr>
              <w:t>1.1</w:t>
            </w:r>
          </w:p>
        </w:tc>
        <w:tc>
          <w:tcPr>
            <w:tcW w:w="35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88E795A" w14:textId="77777777" w:rsidR="009B4D7C" w:rsidRPr="00DF0730" w:rsidRDefault="009B4D7C" w:rsidP="00E05270">
            <w:pPr>
              <w:spacing w:line="360" w:lineRule="auto"/>
              <w:rPr>
                <w:lang w:val="en-US"/>
              </w:rPr>
            </w:pPr>
            <w:r w:rsidRPr="00DF0730">
              <w:rPr>
                <w:lang w:val="en-US"/>
              </w:rPr>
              <w:t>Xây dựng bối cảnh, nhân vật, thể loại game</w:t>
            </w:r>
          </w:p>
        </w:tc>
        <w:tc>
          <w:tcPr>
            <w:tcW w:w="45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CD22E29" w14:textId="77777777" w:rsidR="009B4D7C" w:rsidRPr="00DF0730" w:rsidRDefault="009B4D7C" w:rsidP="00E05270">
            <w:pPr>
              <w:spacing w:line="360" w:lineRule="auto"/>
              <w:jc w:val="both"/>
              <w:rPr>
                <w:lang w:val="en-US"/>
              </w:rPr>
            </w:pPr>
            <w:r w:rsidRPr="00DF0730">
              <w:rPr>
                <w:lang w:val="en-US"/>
              </w:rPr>
              <w:t>Game Action Platformer 2D; nhân vật Aiden; bối cảnh thế giới huyền bí ánh sáng vs bóng tối; 3+ khu vực bản đồ</w:t>
            </w:r>
          </w:p>
        </w:tc>
      </w:tr>
      <w:tr w:rsidR="009B4D7C" w:rsidRPr="009B4D7C" w14:paraId="7F0C0B82"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51ADB4D" w14:textId="77777777" w:rsidR="009B4D7C" w:rsidRPr="00DF0730" w:rsidRDefault="009B4D7C" w:rsidP="00E05270">
            <w:pPr>
              <w:spacing w:line="360" w:lineRule="auto"/>
              <w:jc w:val="center"/>
              <w:rPr>
                <w:lang w:val="en-US"/>
              </w:rPr>
            </w:pPr>
            <w:r w:rsidRPr="00DF0730">
              <w:rPr>
                <w:lang w:val="en-US"/>
              </w:rPr>
              <w:t>1.2</w:t>
            </w:r>
          </w:p>
        </w:tc>
        <w:tc>
          <w:tcPr>
            <w:tcW w:w="35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25BEDCB" w14:textId="77777777" w:rsidR="009B4D7C" w:rsidRPr="00DF0730" w:rsidRDefault="009B4D7C" w:rsidP="00E05270">
            <w:pPr>
              <w:spacing w:line="360" w:lineRule="auto"/>
              <w:rPr>
                <w:lang w:val="en-US"/>
              </w:rPr>
            </w:pPr>
            <w:r w:rsidRPr="00DF0730">
              <w:rPr>
                <w:lang w:val="en-US"/>
              </w:rPr>
              <w:t>Trình bày cấu trúc hoạt động của trò chơi</w:t>
            </w:r>
          </w:p>
        </w:tc>
        <w:tc>
          <w:tcPr>
            <w:tcW w:w="45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BBE4FE6" w14:textId="77777777" w:rsidR="009B4D7C" w:rsidRPr="00DF0730" w:rsidRDefault="009B4D7C" w:rsidP="00E05270">
            <w:pPr>
              <w:spacing w:line="360" w:lineRule="auto"/>
              <w:jc w:val="both"/>
              <w:rPr>
                <w:lang w:val="en-US"/>
              </w:rPr>
            </w:pPr>
            <w:r w:rsidRPr="00DF0730">
              <w:rPr>
                <w:lang w:val="en-US"/>
              </w:rPr>
              <w:t>Vòng lặp game: Input → Update → Render; điều khiển di chuyển, nhảy, tấn công; va chạm môi trường và quái vật; hệ thống HP, Game Over</w:t>
            </w:r>
          </w:p>
        </w:tc>
      </w:tr>
      <w:tr w:rsidR="009B4D7C" w:rsidRPr="009B4D7C" w14:paraId="50977E81"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C227C3B" w14:textId="77777777" w:rsidR="009B4D7C" w:rsidRPr="00DF0730" w:rsidRDefault="009B4D7C" w:rsidP="00E05270">
            <w:pPr>
              <w:spacing w:line="360" w:lineRule="auto"/>
              <w:jc w:val="center"/>
              <w:rPr>
                <w:lang w:val="en-US"/>
              </w:rPr>
            </w:pPr>
            <w:r w:rsidRPr="00DF0730">
              <w:rPr>
                <w:lang w:val="en-US"/>
              </w:rPr>
              <w:t>1.3</w:t>
            </w:r>
          </w:p>
        </w:tc>
        <w:tc>
          <w:tcPr>
            <w:tcW w:w="35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2049C9B" w14:textId="77777777" w:rsidR="009B4D7C" w:rsidRPr="00DF0730" w:rsidRDefault="009B4D7C" w:rsidP="00E05270">
            <w:pPr>
              <w:spacing w:line="360" w:lineRule="auto"/>
              <w:rPr>
                <w:lang w:val="en-US"/>
              </w:rPr>
            </w:pPr>
            <w:r w:rsidRPr="00DF0730">
              <w:rPr>
                <w:lang w:val="en-US"/>
              </w:rPr>
              <w:t>Đặt mục tiêu: độ khó, nền tảng, phạm vi</w:t>
            </w:r>
          </w:p>
        </w:tc>
        <w:tc>
          <w:tcPr>
            <w:tcW w:w="45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5F8B07D" w14:textId="77777777" w:rsidR="009B4D7C" w:rsidRPr="00DF0730" w:rsidRDefault="009B4D7C" w:rsidP="00E05270">
            <w:pPr>
              <w:spacing w:line="360" w:lineRule="auto"/>
              <w:jc w:val="both"/>
              <w:rPr>
                <w:lang w:val="en-US"/>
              </w:rPr>
            </w:pPr>
            <w:r w:rsidRPr="00DF0730">
              <w:rPr>
                <w:lang w:val="en-US"/>
              </w:rPr>
              <w:t>Nền tảng Android; 3 cấp độ khó tăng dần qua từng khu vực; phạm vi: nhân vật, bản đồ, 2 loại kẻ địch, UI đầy đủ</w:t>
            </w:r>
          </w:p>
        </w:tc>
      </w:tr>
      <w:tr w:rsidR="009B4D7C" w:rsidRPr="009B4D7C" w14:paraId="561920BD"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EDD058F" w14:textId="77777777" w:rsidR="009B4D7C" w:rsidRPr="00DF0730" w:rsidRDefault="009B4D7C" w:rsidP="00E05270">
            <w:pPr>
              <w:spacing w:line="360" w:lineRule="auto"/>
              <w:jc w:val="center"/>
              <w:rPr>
                <w:lang w:val="en-US"/>
              </w:rPr>
            </w:pPr>
            <w:r w:rsidRPr="00DF0730">
              <w:rPr>
                <w:lang w:val="en-US"/>
              </w:rPr>
              <w:t>2.1</w:t>
            </w:r>
          </w:p>
        </w:tc>
        <w:tc>
          <w:tcPr>
            <w:tcW w:w="35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02B31F6" w14:textId="77777777" w:rsidR="009B4D7C" w:rsidRPr="00DF0730" w:rsidRDefault="009B4D7C" w:rsidP="00E05270">
            <w:pPr>
              <w:spacing w:line="360" w:lineRule="auto"/>
              <w:rPr>
                <w:lang w:val="en-US"/>
              </w:rPr>
            </w:pPr>
            <w:r w:rsidRPr="00DF0730">
              <w:rPr>
                <w:lang w:val="en-US"/>
              </w:rPr>
              <w:t>Thiết kế kiến trúc hệ thống game</w:t>
            </w:r>
          </w:p>
        </w:tc>
        <w:tc>
          <w:tcPr>
            <w:tcW w:w="45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428A399" w14:textId="77777777" w:rsidR="009B4D7C" w:rsidRPr="00DF0730" w:rsidRDefault="009B4D7C" w:rsidP="00E05270">
            <w:pPr>
              <w:spacing w:line="360" w:lineRule="auto"/>
              <w:rPr>
                <w:lang w:val="en-US"/>
              </w:rPr>
            </w:pPr>
            <w:r w:rsidRPr="00DF0730">
              <w:rPr>
                <w:lang w:val="en-US"/>
              </w:rPr>
              <w:t>Thiết kế class: PlayerController, EnemyAI, GameManager, UIManager, AudioManager, MapController</w:t>
            </w:r>
          </w:p>
        </w:tc>
      </w:tr>
      <w:tr w:rsidR="009B4D7C" w:rsidRPr="009B4D7C" w14:paraId="7BA71812"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D09CBC1" w14:textId="77777777" w:rsidR="009B4D7C" w:rsidRPr="00DF0730" w:rsidRDefault="009B4D7C" w:rsidP="00E05270">
            <w:pPr>
              <w:spacing w:line="360" w:lineRule="auto"/>
              <w:jc w:val="center"/>
              <w:rPr>
                <w:lang w:val="en-US"/>
              </w:rPr>
            </w:pPr>
            <w:r w:rsidRPr="00DF0730">
              <w:rPr>
                <w:lang w:val="en-US"/>
              </w:rPr>
              <w:t>2.2</w:t>
            </w:r>
          </w:p>
        </w:tc>
        <w:tc>
          <w:tcPr>
            <w:tcW w:w="35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BDA5D78" w14:textId="77777777" w:rsidR="009B4D7C" w:rsidRPr="00DF0730" w:rsidRDefault="009B4D7C" w:rsidP="00E05270">
            <w:pPr>
              <w:spacing w:line="360" w:lineRule="auto"/>
              <w:rPr>
                <w:lang w:val="en-US"/>
              </w:rPr>
            </w:pPr>
            <w:r w:rsidRPr="00DF0730">
              <w:rPr>
                <w:lang w:val="en-US"/>
              </w:rPr>
              <w:t>Thiết kế gameplay, điều khiển, chiến đấu</w:t>
            </w:r>
          </w:p>
        </w:tc>
        <w:tc>
          <w:tcPr>
            <w:tcW w:w="45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3407A78" w14:textId="77777777" w:rsidR="009B4D7C" w:rsidRPr="00DF0730" w:rsidRDefault="009B4D7C" w:rsidP="00E05270">
            <w:pPr>
              <w:spacing w:line="360" w:lineRule="auto"/>
              <w:jc w:val="both"/>
              <w:rPr>
                <w:lang w:val="en-US"/>
              </w:rPr>
            </w:pPr>
            <w:r w:rsidRPr="00DF0730">
              <w:rPr>
                <w:lang w:val="en-US"/>
              </w:rPr>
              <w:t>Cơ chế di chuyển, nhảy; quy tắc gây sát thương; tăng độ khó theo khu vực; mục tiêu rõ ràng mỗi màn</w:t>
            </w:r>
          </w:p>
        </w:tc>
      </w:tr>
      <w:tr w:rsidR="009B4D7C" w:rsidRPr="009B4D7C" w14:paraId="01831C92"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4535982" w14:textId="77777777" w:rsidR="009B4D7C" w:rsidRPr="00DF0730" w:rsidRDefault="009B4D7C" w:rsidP="00E05270">
            <w:pPr>
              <w:spacing w:line="360" w:lineRule="auto"/>
              <w:jc w:val="center"/>
              <w:rPr>
                <w:lang w:val="en-US"/>
              </w:rPr>
            </w:pPr>
            <w:r w:rsidRPr="00DF0730">
              <w:rPr>
                <w:lang w:val="en-US"/>
              </w:rPr>
              <w:lastRenderedPageBreak/>
              <w:t>2.3</w:t>
            </w:r>
          </w:p>
        </w:tc>
        <w:tc>
          <w:tcPr>
            <w:tcW w:w="35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C9DAA85" w14:textId="77777777" w:rsidR="009B4D7C" w:rsidRPr="00DF0730" w:rsidRDefault="009B4D7C" w:rsidP="00E05270">
            <w:pPr>
              <w:spacing w:line="360" w:lineRule="auto"/>
              <w:rPr>
                <w:lang w:val="en-US"/>
              </w:rPr>
            </w:pPr>
            <w:r w:rsidRPr="00DF0730">
              <w:rPr>
                <w:lang w:val="en-US"/>
              </w:rPr>
              <w:t>Xử lý sự kiện, va chạm, UI trong game</w:t>
            </w:r>
          </w:p>
        </w:tc>
        <w:tc>
          <w:tcPr>
            <w:tcW w:w="45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7A35F12" w14:textId="77777777" w:rsidR="009B4D7C" w:rsidRPr="00DF0730" w:rsidRDefault="009B4D7C" w:rsidP="00E05270">
            <w:pPr>
              <w:spacing w:line="360" w:lineRule="auto"/>
              <w:jc w:val="both"/>
              <w:rPr>
                <w:lang w:val="en-US"/>
              </w:rPr>
            </w:pPr>
            <w:r w:rsidRPr="00DF0730">
              <w:rPr>
                <w:lang w:val="en-US"/>
              </w:rPr>
              <w:t>Collision Detection với môi trường và kẻ địch; UI HUD không che vùng gameplay; phản hồi trực quan cho mọi sự kiện</w:t>
            </w:r>
          </w:p>
        </w:tc>
      </w:tr>
      <w:tr w:rsidR="009B4D7C" w:rsidRPr="009B4D7C" w14:paraId="5C713104"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DEBB727" w14:textId="77777777" w:rsidR="009B4D7C" w:rsidRPr="00DF0730" w:rsidRDefault="009B4D7C" w:rsidP="00E05270">
            <w:pPr>
              <w:spacing w:line="360" w:lineRule="auto"/>
              <w:jc w:val="center"/>
              <w:rPr>
                <w:lang w:val="en-US"/>
              </w:rPr>
            </w:pPr>
            <w:r w:rsidRPr="00DF0730">
              <w:rPr>
                <w:lang w:val="en-US"/>
              </w:rPr>
              <w:t>2.4</w:t>
            </w:r>
          </w:p>
        </w:tc>
        <w:tc>
          <w:tcPr>
            <w:tcW w:w="35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6DE09CA" w14:textId="77777777" w:rsidR="009B4D7C" w:rsidRPr="00DF0730" w:rsidRDefault="009B4D7C" w:rsidP="00E05270">
            <w:pPr>
              <w:spacing w:line="360" w:lineRule="auto"/>
              <w:rPr>
                <w:lang w:val="en-US"/>
              </w:rPr>
            </w:pPr>
            <w:r w:rsidRPr="00DF0730">
              <w:rPr>
                <w:lang w:val="en-US"/>
              </w:rPr>
              <w:t>Xác định tài nguyên: ảnh, âm thanh, animation</w:t>
            </w:r>
          </w:p>
        </w:tc>
        <w:tc>
          <w:tcPr>
            <w:tcW w:w="45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F2A7FAF" w14:textId="77777777" w:rsidR="009B4D7C" w:rsidRPr="00DF0730" w:rsidRDefault="009B4D7C" w:rsidP="00E05270">
            <w:pPr>
              <w:spacing w:line="360" w:lineRule="auto"/>
              <w:rPr>
                <w:lang w:val="en-US"/>
              </w:rPr>
            </w:pPr>
            <w:r w:rsidRPr="00DF0730">
              <w:rPr>
                <w:lang w:val="en-US"/>
              </w:rPr>
              <w:t>Sprite sheet nhân vật và quái vật; tile bản đồ; nhạc nền 3 khu vực; SFX cho mọi hành động; UI assets</w:t>
            </w:r>
          </w:p>
        </w:tc>
      </w:tr>
    </w:tbl>
    <w:p w14:paraId="7D725B7D" w14:textId="4D2BC3B5" w:rsidR="009B4D7C" w:rsidRPr="00214282" w:rsidRDefault="009B4D7C" w:rsidP="00E05270">
      <w:pPr>
        <w:spacing w:line="360" w:lineRule="auto"/>
        <w:jc w:val="both"/>
        <w:rPr>
          <w:lang w:val="en-US"/>
        </w:rPr>
      </w:pPr>
    </w:p>
    <w:p w14:paraId="272CBFF9" w14:textId="026EE1D0" w:rsidR="009B4D7C" w:rsidRPr="00214282" w:rsidRDefault="00214282" w:rsidP="00E05270">
      <w:pPr>
        <w:pStyle w:val="Caption"/>
      </w:pPr>
      <w:bookmarkStart w:id="78" w:name="_Toc229837515"/>
      <w:bookmarkStart w:id="79" w:name="_Toc230475862"/>
      <w:r>
        <w:t>Bảng</w:t>
      </w:r>
      <w:r>
        <w:rPr>
          <w:lang w:val="en-US"/>
        </w:rPr>
        <w:t xml:space="preserve"> 2</w:t>
      </w:r>
      <w:r w:rsidR="00BB5369">
        <w:t>.</w:t>
      </w:r>
      <w:r w:rsidR="00BB5369">
        <w:fldChar w:fldCharType="begin"/>
      </w:r>
      <w:r w:rsidR="00BB5369">
        <w:instrText xml:space="preserve"> SEQ Bảng \* ARABIC \s 1 </w:instrText>
      </w:r>
      <w:r w:rsidR="00BB5369">
        <w:fldChar w:fldCharType="separate"/>
      </w:r>
      <w:r w:rsidR="00BB5369">
        <w:rPr>
          <w:noProof/>
        </w:rPr>
        <w:t>2</w:t>
      </w:r>
      <w:r w:rsidR="00BB5369">
        <w:rPr>
          <w:noProof/>
        </w:rPr>
        <w:fldChar w:fldCharType="end"/>
      </w:r>
      <w:r w:rsidR="000F370C" w:rsidRPr="00214282">
        <w:t>:</w:t>
      </w:r>
      <w:r w:rsidR="009B4D7C" w:rsidRPr="00214282">
        <w:t xml:space="preserve"> Ánh xạ PI và yêu cầu cụ thể của đồ án</w:t>
      </w:r>
      <w:bookmarkEnd w:id="78"/>
      <w:bookmarkEnd w:id="79"/>
    </w:p>
    <w:p w14:paraId="7ACD8D25" w14:textId="77777777" w:rsidR="009B4D7C" w:rsidRPr="00214282" w:rsidRDefault="009B4D7C" w:rsidP="00E05270">
      <w:pPr>
        <w:pStyle w:val="Heading2"/>
        <w:spacing w:line="360" w:lineRule="auto"/>
        <w:rPr>
          <w:lang w:val="vi-VN"/>
        </w:rPr>
      </w:pPr>
      <w:bookmarkStart w:id="80" w:name="_Toc230475746"/>
      <w:r w:rsidRPr="00214282">
        <w:rPr>
          <w:lang w:val="vi-VN"/>
        </w:rPr>
        <w:t>2.3. Cấu trúc hoạt động của game</w:t>
      </w:r>
      <w:bookmarkEnd w:id="80"/>
    </w:p>
    <w:p w14:paraId="3AACAE8A" w14:textId="77777777" w:rsidR="009B4D7C" w:rsidRPr="00214282" w:rsidRDefault="009B4D7C" w:rsidP="00E05270">
      <w:pPr>
        <w:pStyle w:val="Heading3"/>
        <w:spacing w:line="360" w:lineRule="auto"/>
        <w:rPr>
          <w:lang w:val="vi-VN"/>
        </w:rPr>
      </w:pPr>
      <w:bookmarkStart w:id="81" w:name="_Toc230475747"/>
      <w:r w:rsidRPr="00214282">
        <w:rPr>
          <w:lang w:val="vi-VN"/>
        </w:rPr>
        <w:t>2.3.1. Luồng hoạt động tổng quan</w:t>
      </w:r>
      <w:bookmarkEnd w:id="81"/>
    </w:p>
    <w:p w14:paraId="519FBDAE" w14:textId="51792E5C" w:rsidR="009B4D7C" w:rsidRPr="00214282" w:rsidRDefault="009B4D7C" w:rsidP="00E05270">
      <w:pPr>
        <w:spacing w:line="360" w:lineRule="auto"/>
        <w:ind w:firstLine="720"/>
      </w:pPr>
      <w:r w:rsidRPr="00214282">
        <w:t>Game hoạt động theo luồng trạng thái (State Flow) như sau: khi khởi động, game hiển thị màn hình chính (Main Menu). Người chơi chọn "Bắt đầu" để vào màn chơi đầu tiên. Trong quá trình chơi, người chơi có thể tạm dừng bất cứ lúc nào. Khi hoàn thành mục tiêu của khu vực (đến điểm cuối bản đồ), game chuyển sang khu vực tiếp theo. Nếu nhân vật chết (HP = 0), màn hình Game Over xuất hiện cho phép chơi lại hoặc về menu chính.</w:t>
      </w:r>
    </w:p>
    <w:p w14:paraId="46470E8D" w14:textId="0E7C1458" w:rsidR="009B4D7C" w:rsidRPr="00214282" w:rsidRDefault="009B4D7C" w:rsidP="00E05270">
      <w:pPr>
        <w:spacing w:line="360" w:lineRule="auto"/>
        <w:ind w:firstLine="720"/>
      </w:pPr>
      <w:r w:rsidRPr="00214282">
        <w:t>Luồng trạng thái chính của game:</w:t>
      </w:r>
    </w:p>
    <w:p w14:paraId="2F06145C" w14:textId="77777777" w:rsidR="009B4D7C" w:rsidRPr="000F370C" w:rsidRDefault="009B4D7C" w:rsidP="00E05270">
      <w:pPr>
        <w:pStyle w:val="ListParagraph"/>
        <w:numPr>
          <w:ilvl w:val="0"/>
          <w:numId w:val="83"/>
        </w:numPr>
        <w:spacing w:line="360" w:lineRule="auto"/>
        <w:rPr>
          <w:lang w:val="en-US"/>
        </w:rPr>
      </w:pPr>
      <w:r w:rsidRPr="000F370C">
        <w:rPr>
          <w:lang w:val="en-US"/>
        </w:rPr>
        <w:t>Main Menu → (Bắt đầu) → Gameplay Khu vực 1</w:t>
      </w:r>
    </w:p>
    <w:p w14:paraId="1747DECC" w14:textId="77777777" w:rsidR="009B4D7C" w:rsidRPr="000F370C" w:rsidRDefault="009B4D7C" w:rsidP="00E05270">
      <w:pPr>
        <w:pStyle w:val="ListParagraph"/>
        <w:numPr>
          <w:ilvl w:val="0"/>
          <w:numId w:val="83"/>
        </w:numPr>
        <w:spacing w:line="360" w:lineRule="auto"/>
        <w:rPr>
          <w:lang w:val="en-US"/>
        </w:rPr>
      </w:pPr>
      <w:r w:rsidRPr="000F370C">
        <w:rPr>
          <w:lang w:val="en-US"/>
        </w:rPr>
        <w:t>Gameplay Khu vực 1 → (Hoàn thành) → Gameplay Khu vực 2 → (Hoàn thành) → Gameplay Khu vực 3</w:t>
      </w:r>
    </w:p>
    <w:p w14:paraId="3B3AF5A0" w14:textId="77777777" w:rsidR="009B4D7C" w:rsidRPr="000F370C" w:rsidRDefault="009B4D7C" w:rsidP="00E05270">
      <w:pPr>
        <w:pStyle w:val="ListParagraph"/>
        <w:numPr>
          <w:ilvl w:val="0"/>
          <w:numId w:val="83"/>
        </w:numPr>
        <w:spacing w:line="360" w:lineRule="auto"/>
        <w:rPr>
          <w:lang w:val="en-US"/>
        </w:rPr>
      </w:pPr>
      <w:r w:rsidRPr="000F370C">
        <w:rPr>
          <w:lang w:val="en-US"/>
        </w:rPr>
        <w:t>Gameplay Khu vực 3 → (Hoàn thành) → Màn hình Thắng (Victory Screen)</w:t>
      </w:r>
    </w:p>
    <w:p w14:paraId="5FEDD9D5" w14:textId="77777777" w:rsidR="009B4D7C" w:rsidRPr="000F370C" w:rsidRDefault="009B4D7C" w:rsidP="00E05270">
      <w:pPr>
        <w:pStyle w:val="ListParagraph"/>
        <w:numPr>
          <w:ilvl w:val="0"/>
          <w:numId w:val="83"/>
        </w:numPr>
        <w:spacing w:line="360" w:lineRule="auto"/>
        <w:rPr>
          <w:lang w:val="en-US"/>
        </w:rPr>
      </w:pPr>
      <w:r w:rsidRPr="000F370C">
        <w:rPr>
          <w:lang w:val="en-US"/>
        </w:rPr>
        <w:t>Bất kỳ Gameplay nào → (HP = 0) → Game Over Screen → (Chơi lại) → Gameplay / (Menu) → Main Menu</w:t>
      </w:r>
    </w:p>
    <w:p w14:paraId="42CAB0FF" w14:textId="77777777" w:rsidR="009B4D7C" w:rsidRPr="000F370C" w:rsidRDefault="009B4D7C" w:rsidP="00E05270">
      <w:pPr>
        <w:pStyle w:val="ListParagraph"/>
        <w:numPr>
          <w:ilvl w:val="0"/>
          <w:numId w:val="83"/>
        </w:numPr>
        <w:spacing w:line="360" w:lineRule="auto"/>
        <w:rPr>
          <w:lang w:val="en-US"/>
        </w:rPr>
      </w:pPr>
      <w:r w:rsidRPr="000F370C">
        <w:rPr>
          <w:lang w:val="en-US"/>
        </w:rPr>
        <w:t>Bất kỳ Gameplay nào → (Pause) → Pause Menu → (Tiếp tục) → Gameplay / (Menu) → Main Menu</w:t>
      </w:r>
    </w:p>
    <w:p w14:paraId="74F500B3" w14:textId="77777777" w:rsidR="009B4D7C" w:rsidRPr="009B4D7C" w:rsidRDefault="009B4D7C" w:rsidP="00E05270">
      <w:pPr>
        <w:pStyle w:val="ListParagraph"/>
        <w:spacing w:line="360" w:lineRule="auto"/>
        <w:jc w:val="both"/>
        <w:rPr>
          <w:lang w:val="en-US"/>
        </w:rPr>
      </w:pPr>
      <w:r w:rsidRPr="009B4D7C">
        <w:rPr>
          <w:lang w:val="en-US"/>
        </w:rPr>
        <w:t xml:space="preserve"> </w:t>
      </w:r>
    </w:p>
    <w:p w14:paraId="7628B99A" w14:textId="77777777" w:rsidR="009B4D7C" w:rsidRPr="002B213D" w:rsidRDefault="009B4D7C">
      <w:pPr>
        <w:pStyle w:val="Heading3"/>
        <w:spacing w:line="360" w:lineRule="auto"/>
        <w:pPrChange w:id="82" w:author="an hoang" w:date="2026-05-11T18:22:00Z" w16du:dateUtc="2026-05-11T11:22:00Z">
          <w:pPr>
            <w:pStyle w:val="ListParagraph"/>
            <w:jc w:val="both"/>
          </w:pPr>
        </w:pPrChange>
      </w:pPr>
      <w:bookmarkStart w:id="83" w:name="_Toc230475748"/>
      <w:r w:rsidRPr="002B213D">
        <w:t>2.3.2. Cơ chế gameplay cốt lõi</w:t>
      </w:r>
      <w:bookmarkEnd w:id="83"/>
    </w:p>
    <w:p w14:paraId="2DCB5E8A" w14:textId="45270678" w:rsidR="009B4D7C" w:rsidRPr="009B4D7C" w:rsidRDefault="009B4D7C">
      <w:pPr>
        <w:spacing w:line="360" w:lineRule="auto"/>
        <w:ind w:firstLine="360"/>
        <w:rPr>
          <w:lang w:val="en-US"/>
        </w:rPr>
        <w:pPrChange w:id="84" w:author="an hoang" w:date="2026-05-11T18:22:00Z" w16du:dateUtc="2026-05-11T11:22:00Z">
          <w:pPr>
            <w:pStyle w:val="ListParagraph"/>
            <w:spacing w:line="240" w:lineRule="auto"/>
          </w:pPr>
        </w:pPrChange>
      </w:pPr>
      <w:r w:rsidRPr="009B4D7C">
        <w:rPr>
          <w:lang w:val="en-US"/>
        </w:rPr>
        <w:t>Vòng lặp gameplay (Core Game Loop) của đồ án được thiết kế theo mô hình:</w:t>
      </w:r>
    </w:p>
    <w:p w14:paraId="46AB1B32" w14:textId="73919137" w:rsidR="009B4D7C" w:rsidRPr="009B4D7C" w:rsidRDefault="00E0551B" w:rsidP="00E05270">
      <w:pPr>
        <w:spacing w:line="360" w:lineRule="auto"/>
        <w:rPr>
          <w:del w:id="85" w:author="an hoang" w:date="2026-05-11T18:22:00Z" w16du:dateUtc="2026-05-11T11:22:00Z"/>
          <w:lang w:val="en-US"/>
        </w:rPr>
      </w:pPr>
      <w:r>
        <w:rPr>
          <w:lang w:val="en-US"/>
        </w:rPr>
        <w:lastRenderedPageBreak/>
        <w:tab/>
      </w:r>
      <w:del w:id="86" w:author="an hoang" w:date="2026-05-11T18:22:00Z" w16du:dateUtc="2026-05-11T11:22:00Z">
        <w:r w:rsidR="009B4D7C" w:rsidRPr="009B4D7C">
          <w:rPr>
            <w:lang w:val="en-US"/>
          </w:rPr>
          <w:delText xml:space="preserve"> </w:delText>
        </w:r>
      </w:del>
    </w:p>
    <w:p w14:paraId="6DF6982A" w14:textId="77777777" w:rsidR="009B4D7C" w:rsidRPr="009B4D7C" w:rsidRDefault="009B4D7C">
      <w:pPr>
        <w:spacing w:line="360" w:lineRule="auto"/>
        <w:rPr>
          <w:lang w:val="en-US"/>
        </w:rPr>
        <w:pPrChange w:id="87" w:author="an hoang" w:date="2026-05-11T18:22:00Z" w16du:dateUtc="2026-05-11T11:22:00Z">
          <w:pPr>
            <w:pStyle w:val="ListParagraph"/>
            <w:numPr>
              <w:numId w:val="22"/>
            </w:numPr>
            <w:spacing w:line="240" w:lineRule="auto"/>
            <w:ind w:hanging="360"/>
            <w:jc w:val="both"/>
          </w:pPr>
        </w:pPrChange>
      </w:pPr>
      <w:r w:rsidRPr="009B4D7C">
        <w:rPr>
          <w:lang w:val="en-US"/>
        </w:rPr>
        <w:t>Khám phá (Explore): Người chơi di chuyển qua bản đồ, phát hiện các khu vực mới, bí mật và vật phẩm ẩn.</w:t>
      </w:r>
    </w:p>
    <w:p w14:paraId="283880C4" w14:textId="77777777" w:rsidR="009B4D7C" w:rsidRPr="000F370C" w:rsidRDefault="009B4D7C">
      <w:pPr>
        <w:pStyle w:val="ListParagraph"/>
        <w:numPr>
          <w:ilvl w:val="0"/>
          <w:numId w:val="84"/>
        </w:numPr>
        <w:spacing w:line="360" w:lineRule="auto"/>
        <w:rPr>
          <w:lang w:val="en-US"/>
        </w:rPr>
        <w:pPrChange w:id="88" w:author="an hoang" w:date="2026-05-11T18:22:00Z" w16du:dateUtc="2026-05-11T11:22:00Z">
          <w:pPr>
            <w:pStyle w:val="ListParagraph"/>
            <w:numPr>
              <w:numId w:val="22"/>
            </w:numPr>
            <w:spacing w:line="240" w:lineRule="auto"/>
            <w:ind w:hanging="360"/>
            <w:jc w:val="both"/>
          </w:pPr>
        </w:pPrChange>
      </w:pPr>
      <w:r w:rsidRPr="000F370C">
        <w:rPr>
          <w:lang w:val="en-US"/>
        </w:rPr>
        <w:t>Chiến đấu (Combat): Gặp kẻ địch, đánh giá tình huống và lựa chọn thời điểm tấn công phù hợp để tiêu diệt quái vật mà không bị mất quá nhiều máu.</w:t>
      </w:r>
    </w:p>
    <w:p w14:paraId="1AB09C46" w14:textId="77777777" w:rsidR="009B4D7C" w:rsidRPr="000F370C" w:rsidRDefault="009B4D7C">
      <w:pPr>
        <w:pStyle w:val="ListParagraph"/>
        <w:numPr>
          <w:ilvl w:val="0"/>
          <w:numId w:val="84"/>
        </w:numPr>
        <w:spacing w:line="360" w:lineRule="auto"/>
        <w:rPr>
          <w:lang w:val="en-US"/>
        </w:rPr>
        <w:pPrChange w:id="89" w:author="an hoang" w:date="2026-05-11T18:22:00Z" w16du:dateUtc="2026-05-11T11:22:00Z">
          <w:pPr>
            <w:pStyle w:val="ListParagraph"/>
            <w:numPr>
              <w:numId w:val="22"/>
            </w:numPr>
            <w:spacing w:line="240" w:lineRule="auto"/>
            <w:ind w:hanging="360"/>
            <w:jc w:val="both"/>
          </w:pPr>
        </w:pPrChange>
      </w:pPr>
      <w:r w:rsidRPr="000F370C">
        <w:rPr>
          <w:lang w:val="en-US"/>
        </w:rPr>
        <w:t>Vượt thử thách (Challenge): Vượt qua các đoạn địa hình khó như nhảy qua hố hẹp, né tránh bẫy, leo lên nền tảng cao.</w:t>
      </w:r>
    </w:p>
    <w:p w14:paraId="1FC91F80" w14:textId="367B6FC1" w:rsidR="009B4D7C" w:rsidRPr="000F370C" w:rsidRDefault="009B4D7C">
      <w:pPr>
        <w:pStyle w:val="ListParagraph"/>
        <w:numPr>
          <w:ilvl w:val="0"/>
          <w:numId w:val="84"/>
        </w:numPr>
        <w:spacing w:line="360" w:lineRule="auto"/>
        <w:rPr>
          <w:lang w:val="en-US"/>
        </w:rPr>
        <w:pPrChange w:id="90" w:author="an hoang" w:date="2026-05-11T18:22:00Z" w16du:dateUtc="2026-05-11T11:22:00Z">
          <w:pPr>
            <w:pStyle w:val="ListParagraph"/>
            <w:numPr>
              <w:numId w:val="22"/>
            </w:numPr>
            <w:spacing w:line="240" w:lineRule="auto"/>
            <w:ind w:hanging="360"/>
            <w:jc w:val="both"/>
          </w:pPr>
        </w:pPrChange>
      </w:pPr>
      <w:r w:rsidRPr="000F370C">
        <w:rPr>
          <w:lang w:val="en-US"/>
        </w:rPr>
        <w:t>Tiến triển (Progression): Hoàn thành khu vực, tiến sang khu vực mới với thử thách khó hơn và kẻ địch mạnh hơn.</w:t>
      </w:r>
    </w:p>
    <w:p w14:paraId="2D3F1F23" w14:textId="77777777" w:rsidR="009B4D7C" w:rsidRPr="009B4D7C" w:rsidRDefault="009B4D7C" w:rsidP="00E05270">
      <w:pPr>
        <w:spacing w:line="360" w:lineRule="auto"/>
        <w:ind w:left="360"/>
        <w:rPr>
          <w:del w:id="91" w:author="an hoang" w:date="2026-05-11T18:22:00Z" w16du:dateUtc="2026-05-11T11:22:00Z"/>
          <w:lang w:val="en-US"/>
        </w:rPr>
      </w:pPr>
      <w:del w:id="92" w:author="an hoang" w:date="2026-05-11T18:22:00Z" w16du:dateUtc="2026-05-11T11:22:00Z">
        <w:r w:rsidRPr="009B4D7C">
          <w:rPr>
            <w:lang w:val="en-US"/>
          </w:rPr>
          <w:delText xml:space="preserve"> </w:delText>
        </w:r>
      </w:del>
    </w:p>
    <w:p w14:paraId="5D852015" w14:textId="77777777" w:rsidR="00E0551B" w:rsidRDefault="009B4D7C" w:rsidP="00E05270">
      <w:pPr>
        <w:spacing w:line="360" w:lineRule="auto"/>
        <w:ind w:left="360"/>
        <w:rPr>
          <w:lang w:val="en-US"/>
        </w:rPr>
      </w:pPr>
      <w:r w:rsidRPr="009B4D7C">
        <w:rPr>
          <w:lang w:val="en-US"/>
        </w:rPr>
        <w:t>Sự lặp lại của vòng lặp Khám phá → Chiến đấu → Vượt thử thách → Tiến triển</w:t>
      </w:r>
    </w:p>
    <w:p w14:paraId="42ABBFFC" w14:textId="7D4BBC56" w:rsidR="009B4D7C" w:rsidRPr="009B4D7C" w:rsidRDefault="009B4D7C" w:rsidP="00E05270">
      <w:pPr>
        <w:spacing w:line="360" w:lineRule="auto"/>
        <w:rPr>
          <w:lang w:val="en-US"/>
        </w:rPr>
      </w:pPr>
      <w:r w:rsidRPr="009B4D7C">
        <w:rPr>
          <w:lang w:val="en-US"/>
        </w:rPr>
        <w:t>tạo nên nhịp gameplay cuốn hút và liên tục thúc đẩy người chơi tiến về phía trước.</w:t>
      </w:r>
    </w:p>
    <w:p w14:paraId="699A509D" w14:textId="77777777" w:rsidR="009B4D7C" w:rsidRPr="009B4D7C" w:rsidRDefault="009B4D7C" w:rsidP="00E05270">
      <w:pPr>
        <w:pStyle w:val="ListParagraph"/>
        <w:spacing w:line="360" w:lineRule="auto"/>
        <w:jc w:val="both"/>
        <w:rPr>
          <w:del w:id="93" w:author="an hoang" w:date="2026-05-11T18:22:00Z" w16du:dateUtc="2026-05-11T11:22:00Z"/>
          <w:lang w:val="en-US"/>
        </w:rPr>
      </w:pPr>
      <w:del w:id="94" w:author="an hoang" w:date="2026-05-11T18:22:00Z" w16du:dateUtc="2026-05-11T11:22:00Z">
        <w:r w:rsidRPr="009B4D7C">
          <w:rPr>
            <w:lang w:val="en-US"/>
          </w:rPr>
          <w:delText xml:space="preserve"> </w:delText>
        </w:r>
      </w:del>
    </w:p>
    <w:p w14:paraId="51F0FC1E" w14:textId="77777777" w:rsidR="009B4D7C" w:rsidRPr="002B213D" w:rsidRDefault="009B4D7C">
      <w:pPr>
        <w:pStyle w:val="Heading3"/>
        <w:spacing w:line="360" w:lineRule="auto"/>
        <w:pPrChange w:id="95" w:author="an hoang" w:date="2026-05-11T18:22:00Z" w16du:dateUtc="2026-05-11T11:22:00Z">
          <w:pPr>
            <w:pStyle w:val="ListParagraph"/>
            <w:jc w:val="both"/>
          </w:pPr>
        </w:pPrChange>
      </w:pPr>
      <w:bookmarkStart w:id="96" w:name="_Toc230475749"/>
      <w:r w:rsidRPr="002B213D">
        <w:t>2.3.3. Hệ thống điểm số và mục tiêu</w:t>
      </w:r>
      <w:bookmarkEnd w:id="96"/>
    </w:p>
    <w:p w14:paraId="47F8D622" w14:textId="51AD90CF" w:rsidR="009B4D7C" w:rsidRPr="009B4D7C" w:rsidRDefault="009B4D7C">
      <w:pPr>
        <w:spacing w:line="360" w:lineRule="auto"/>
        <w:ind w:firstLine="360"/>
        <w:rPr>
          <w:lang w:val="en-US"/>
        </w:rPr>
        <w:pPrChange w:id="97" w:author="an hoang" w:date="2026-05-11T18:22:00Z" w16du:dateUtc="2026-05-11T11:22:00Z">
          <w:pPr>
            <w:pStyle w:val="ListParagraph"/>
            <w:spacing w:line="240" w:lineRule="auto"/>
          </w:pPr>
        </w:pPrChange>
      </w:pPr>
      <w:r w:rsidRPr="009B4D7C">
        <w:rPr>
          <w:lang w:val="en-US"/>
        </w:rPr>
        <w:t>Game sử dụng hệ thống điểm số để tạo động lực cho người chơi:</w:t>
      </w:r>
    </w:p>
    <w:p w14:paraId="60137B23" w14:textId="3196495D" w:rsidR="009B4D7C" w:rsidRPr="009B4D7C" w:rsidRDefault="00E0551B" w:rsidP="00E05270">
      <w:pPr>
        <w:spacing w:line="360" w:lineRule="auto"/>
        <w:rPr>
          <w:del w:id="98" w:author="an hoang" w:date="2026-05-11T18:22:00Z" w16du:dateUtc="2026-05-11T11:22:00Z"/>
          <w:lang w:val="en-US"/>
        </w:rPr>
      </w:pPr>
      <w:r>
        <w:rPr>
          <w:lang w:val="en-US"/>
        </w:rPr>
        <w:tab/>
      </w:r>
      <w:del w:id="99" w:author="an hoang" w:date="2026-05-11T18:22:00Z" w16du:dateUtc="2026-05-11T11:22:00Z">
        <w:r w:rsidR="009B4D7C" w:rsidRPr="009B4D7C">
          <w:rPr>
            <w:lang w:val="en-US"/>
          </w:rPr>
          <w:delText xml:space="preserve"> </w:delText>
        </w:r>
      </w:del>
    </w:p>
    <w:p w14:paraId="303BB669" w14:textId="77777777" w:rsidR="009B4D7C" w:rsidRPr="009B4D7C" w:rsidRDefault="009B4D7C">
      <w:pPr>
        <w:spacing w:line="360" w:lineRule="auto"/>
        <w:rPr>
          <w:lang w:val="en-US"/>
        </w:rPr>
        <w:pPrChange w:id="100" w:author="an hoang" w:date="2026-05-11T18:22:00Z" w16du:dateUtc="2026-05-11T11:22:00Z">
          <w:pPr>
            <w:pStyle w:val="ListParagraph"/>
            <w:numPr>
              <w:numId w:val="22"/>
            </w:numPr>
            <w:spacing w:line="240" w:lineRule="auto"/>
            <w:ind w:hanging="360"/>
            <w:jc w:val="both"/>
          </w:pPr>
        </w:pPrChange>
      </w:pPr>
      <w:r w:rsidRPr="009B4D7C">
        <w:rPr>
          <w:lang w:val="en-US"/>
        </w:rPr>
        <w:t>Thu thập xu vàng (Coin): Rải rác trên bản đồ, mỗi xu +10 điểm. Khuyến khích khám phá toàn bộ bản đồ.</w:t>
      </w:r>
    </w:p>
    <w:p w14:paraId="7DD1AEBC" w14:textId="77777777" w:rsidR="009B4D7C" w:rsidRPr="000F370C" w:rsidRDefault="009B4D7C">
      <w:pPr>
        <w:pStyle w:val="ListParagraph"/>
        <w:numPr>
          <w:ilvl w:val="0"/>
          <w:numId w:val="85"/>
        </w:numPr>
        <w:spacing w:line="360" w:lineRule="auto"/>
        <w:rPr>
          <w:lang w:val="en-US"/>
        </w:rPr>
        <w:pPrChange w:id="101" w:author="an hoang" w:date="2026-05-11T18:22:00Z" w16du:dateUtc="2026-05-11T11:22:00Z">
          <w:pPr>
            <w:pStyle w:val="ListParagraph"/>
            <w:numPr>
              <w:numId w:val="22"/>
            </w:numPr>
            <w:spacing w:line="240" w:lineRule="auto"/>
            <w:ind w:hanging="360"/>
            <w:jc w:val="both"/>
          </w:pPr>
        </w:pPrChange>
      </w:pPr>
      <w:r w:rsidRPr="000F370C">
        <w:rPr>
          <w:lang w:val="en-US"/>
        </w:rPr>
        <w:t>Tiêu diệt kẻ địch: Mỗi quái vật thường +50 điểm, quái vật mạnh +100 điểm.</w:t>
      </w:r>
    </w:p>
    <w:p w14:paraId="70296545" w14:textId="77777777" w:rsidR="009B4D7C" w:rsidRPr="000F370C" w:rsidRDefault="009B4D7C">
      <w:pPr>
        <w:pStyle w:val="ListParagraph"/>
        <w:numPr>
          <w:ilvl w:val="0"/>
          <w:numId w:val="85"/>
        </w:numPr>
        <w:spacing w:line="360" w:lineRule="auto"/>
        <w:rPr>
          <w:lang w:val="en-US"/>
        </w:rPr>
        <w:pPrChange w:id="102" w:author="an hoang" w:date="2026-05-11T18:22:00Z" w16du:dateUtc="2026-05-11T11:22:00Z">
          <w:pPr>
            <w:pStyle w:val="ListParagraph"/>
            <w:numPr>
              <w:numId w:val="22"/>
            </w:numPr>
            <w:spacing w:line="240" w:lineRule="auto"/>
            <w:ind w:hanging="360"/>
            <w:jc w:val="both"/>
          </w:pPr>
        </w:pPrChange>
      </w:pPr>
      <w:r w:rsidRPr="000F370C">
        <w:rPr>
          <w:lang w:val="en-US"/>
        </w:rPr>
        <w:t>Hoàn thành khu vực nhanh: Bonus điểm nếu hoàn thành trong thời gian quy định.</w:t>
      </w:r>
    </w:p>
    <w:p w14:paraId="7F1EF562" w14:textId="77777777" w:rsidR="009B4D7C" w:rsidRPr="000F370C" w:rsidRDefault="009B4D7C">
      <w:pPr>
        <w:pStyle w:val="ListParagraph"/>
        <w:numPr>
          <w:ilvl w:val="0"/>
          <w:numId w:val="85"/>
        </w:numPr>
        <w:spacing w:line="360" w:lineRule="auto"/>
        <w:rPr>
          <w:lang w:val="en-US"/>
        </w:rPr>
        <w:pPrChange w:id="103" w:author="an hoang" w:date="2026-05-11T18:22:00Z" w16du:dateUtc="2026-05-11T11:22:00Z">
          <w:pPr>
            <w:pStyle w:val="ListParagraph"/>
            <w:numPr>
              <w:numId w:val="22"/>
            </w:numPr>
            <w:spacing w:line="240" w:lineRule="auto"/>
            <w:ind w:hanging="360"/>
            <w:jc w:val="both"/>
          </w:pPr>
        </w:pPrChange>
      </w:pPr>
      <w:r w:rsidRPr="000F370C">
        <w:rPr>
          <w:lang w:val="en-US"/>
        </w:rPr>
        <w:t>Điểm HP còn lại: Thưởng điểm theo phần trăm máu còn lại khi hoàn thành khu vực.</w:t>
      </w:r>
    </w:p>
    <w:p w14:paraId="057A9F8D" w14:textId="53372B88" w:rsidR="009B4D7C" w:rsidRPr="000F370C" w:rsidRDefault="009B4D7C">
      <w:pPr>
        <w:pStyle w:val="ListParagraph"/>
        <w:numPr>
          <w:ilvl w:val="0"/>
          <w:numId w:val="85"/>
        </w:numPr>
        <w:spacing w:line="360" w:lineRule="auto"/>
        <w:rPr>
          <w:lang w:val="en-US"/>
        </w:rPr>
        <w:pPrChange w:id="104" w:author="an hoang" w:date="2026-05-11T18:22:00Z" w16du:dateUtc="2026-05-11T11:22:00Z">
          <w:pPr>
            <w:pStyle w:val="ListParagraph"/>
            <w:numPr>
              <w:numId w:val="22"/>
            </w:numPr>
            <w:spacing w:line="240" w:lineRule="auto"/>
            <w:ind w:hanging="360"/>
            <w:jc w:val="both"/>
          </w:pPr>
        </w:pPrChange>
      </w:pPr>
      <w:r w:rsidRPr="000F370C">
        <w:rPr>
          <w:lang w:val="en-US"/>
        </w:rPr>
        <w:t>High Score: Điểm cao nhất được lưu lại và hiển thị ở màn hình chính, tạo động lực chơi lại.</w:t>
      </w:r>
    </w:p>
    <w:p w14:paraId="6667E154" w14:textId="77777777" w:rsidR="009B4D7C" w:rsidRPr="009B4D7C" w:rsidRDefault="009B4D7C" w:rsidP="00E05270">
      <w:pPr>
        <w:pStyle w:val="Heading2"/>
        <w:spacing w:line="360" w:lineRule="auto"/>
        <w:rPr>
          <w:del w:id="105" w:author="an hoang" w:date="2026-05-11T18:22:00Z" w16du:dateUtc="2026-05-11T11:22:00Z"/>
        </w:rPr>
      </w:pPr>
      <w:del w:id="106" w:author="an hoang" w:date="2026-05-11T18:22:00Z" w16du:dateUtc="2026-05-11T11:22:00Z">
        <w:r w:rsidRPr="009B4D7C">
          <w:delText xml:space="preserve"> </w:delText>
        </w:r>
      </w:del>
    </w:p>
    <w:p w14:paraId="4C47A39D" w14:textId="77777777" w:rsidR="009B4D7C" w:rsidRPr="002B213D" w:rsidRDefault="009B4D7C">
      <w:pPr>
        <w:pStyle w:val="Heading2"/>
        <w:spacing w:line="360" w:lineRule="auto"/>
        <w:pPrChange w:id="107" w:author="an hoang" w:date="2026-05-11T18:22:00Z" w16du:dateUtc="2026-05-11T11:22:00Z">
          <w:pPr>
            <w:pStyle w:val="ListParagraph"/>
            <w:jc w:val="both"/>
          </w:pPr>
        </w:pPrChange>
      </w:pPr>
      <w:bookmarkStart w:id="108" w:name="_Toc230475750"/>
      <w:r w:rsidRPr="002B213D">
        <w:t>2.4. Phân tích các thành phần hệ thống</w:t>
      </w:r>
      <w:bookmarkEnd w:id="108"/>
    </w:p>
    <w:p w14:paraId="735C8B22" w14:textId="77777777" w:rsidR="009B4D7C" w:rsidRPr="002B213D" w:rsidRDefault="009B4D7C">
      <w:pPr>
        <w:pStyle w:val="Heading3"/>
        <w:spacing w:line="360" w:lineRule="auto"/>
        <w:pPrChange w:id="109" w:author="an hoang" w:date="2026-05-11T18:22:00Z" w16du:dateUtc="2026-05-11T11:22:00Z">
          <w:pPr>
            <w:pStyle w:val="ListParagraph"/>
            <w:jc w:val="both"/>
          </w:pPr>
        </w:pPrChange>
      </w:pPr>
      <w:bookmarkStart w:id="110" w:name="_Toc230475751"/>
      <w:r w:rsidRPr="002B213D">
        <w:t>2.4.1. Phân tích nhân vật chính</w:t>
      </w:r>
      <w:bookmarkEnd w:id="110"/>
    </w:p>
    <w:p w14:paraId="3B05DA56" w14:textId="2B487D86" w:rsidR="009B4D7C" w:rsidRPr="009B4D7C" w:rsidRDefault="009B4D7C">
      <w:pPr>
        <w:spacing w:line="360" w:lineRule="auto"/>
        <w:ind w:firstLine="720"/>
        <w:rPr>
          <w:lang w:val="en-US"/>
        </w:rPr>
        <w:pPrChange w:id="111" w:author="an hoang" w:date="2026-05-11T18:22:00Z" w16du:dateUtc="2026-05-11T11:22:00Z">
          <w:pPr>
            <w:pStyle w:val="ListParagraph"/>
            <w:spacing w:line="240" w:lineRule="auto"/>
            <w:jc w:val="both"/>
          </w:pPr>
        </w:pPrChange>
      </w:pPr>
      <w:r w:rsidRPr="009B4D7C">
        <w:rPr>
          <w:lang w:val="en-US"/>
        </w:rPr>
        <w:t>Nhân vật Aiden là trung tâm của toàn bộ gameplay. Các thuộc tính và khả năng của nhân vật được phân tích như sau:</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63"/>
        <w:gridCol w:w="4263"/>
      </w:tblGrid>
      <w:tr w:rsidR="009B4D7C" w:rsidRPr="009B4D7C" w14:paraId="56DC42DD" w14:textId="77777777" w:rsidTr="00DF0730">
        <w:tc>
          <w:tcPr>
            <w:tcW w:w="2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6A95F081" w14:textId="77777777" w:rsidR="009B4D7C" w:rsidRPr="00DF0730" w:rsidRDefault="009B4D7C" w:rsidP="00E05270">
            <w:pPr>
              <w:spacing w:line="360" w:lineRule="auto"/>
              <w:jc w:val="center"/>
              <w:rPr>
                <w:lang w:val="en-US"/>
              </w:rPr>
            </w:pPr>
            <w:r w:rsidRPr="00DF0730">
              <w:rPr>
                <w:b/>
                <w:bCs/>
                <w:lang w:val="en-US"/>
              </w:rPr>
              <w:t>Thuộc tính</w:t>
            </w:r>
          </w:p>
        </w:tc>
        <w:tc>
          <w:tcPr>
            <w:tcW w:w="2263"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153867D9" w14:textId="77777777" w:rsidR="009B4D7C" w:rsidRPr="00DF0730" w:rsidRDefault="009B4D7C" w:rsidP="00E05270">
            <w:pPr>
              <w:spacing w:line="360" w:lineRule="auto"/>
              <w:jc w:val="center"/>
              <w:rPr>
                <w:lang w:val="en-US"/>
              </w:rPr>
            </w:pPr>
            <w:r w:rsidRPr="00DF0730">
              <w:rPr>
                <w:b/>
                <w:bCs/>
                <w:lang w:val="en-US"/>
              </w:rPr>
              <w:t>Giá trị</w:t>
            </w:r>
          </w:p>
        </w:tc>
        <w:tc>
          <w:tcPr>
            <w:tcW w:w="4263"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2FF4A149" w14:textId="77777777" w:rsidR="009B4D7C" w:rsidRPr="00DF0730" w:rsidRDefault="009B4D7C" w:rsidP="00E05270">
            <w:pPr>
              <w:spacing w:line="360" w:lineRule="auto"/>
              <w:jc w:val="center"/>
              <w:rPr>
                <w:lang w:val="en-US"/>
              </w:rPr>
            </w:pPr>
            <w:r w:rsidRPr="00DF0730">
              <w:rPr>
                <w:b/>
                <w:bCs/>
                <w:lang w:val="en-US"/>
              </w:rPr>
              <w:t>Mô tả</w:t>
            </w:r>
          </w:p>
        </w:tc>
      </w:tr>
      <w:tr w:rsidR="009B4D7C" w:rsidRPr="009B4D7C" w14:paraId="56AE1AAB"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AFDEDDA" w14:textId="77777777" w:rsidR="009B4D7C" w:rsidRPr="00DF0730" w:rsidRDefault="009B4D7C" w:rsidP="00E05270">
            <w:pPr>
              <w:spacing w:line="360" w:lineRule="auto"/>
              <w:jc w:val="both"/>
              <w:rPr>
                <w:lang w:val="en-US"/>
              </w:rPr>
            </w:pPr>
            <w:r w:rsidRPr="00DF0730">
              <w:rPr>
                <w:lang w:val="en-US"/>
              </w:rPr>
              <w:t>HP (Máu)</w:t>
            </w:r>
          </w:p>
        </w:tc>
        <w:tc>
          <w:tcPr>
            <w:tcW w:w="22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A9AAEAB" w14:textId="1103E7A8" w:rsidR="009B4D7C" w:rsidRPr="00DF0730" w:rsidRDefault="0024594C" w:rsidP="00E05270">
            <w:pPr>
              <w:spacing w:line="360" w:lineRule="auto"/>
              <w:jc w:val="both"/>
              <w:rPr>
                <w:lang w:val="en-US"/>
              </w:rPr>
            </w:pPr>
            <w:r>
              <w:rPr>
                <w:lang w:val="en-US"/>
              </w:rPr>
              <w:t xml:space="preserve">5 mạng </w:t>
            </w:r>
          </w:p>
        </w:tc>
        <w:tc>
          <w:tcPr>
            <w:tcW w:w="42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B2BB43A" w14:textId="77777777" w:rsidR="009B4D7C" w:rsidRPr="00DF0730" w:rsidRDefault="009B4D7C" w:rsidP="00E05270">
            <w:pPr>
              <w:spacing w:line="360" w:lineRule="auto"/>
              <w:jc w:val="both"/>
              <w:rPr>
                <w:lang w:val="en-US"/>
              </w:rPr>
            </w:pPr>
            <w:r w:rsidRPr="00DF0730">
              <w:rPr>
                <w:lang w:val="en-US"/>
              </w:rPr>
              <w:t>Lượng máu tối đa. Giảm khi nhận sát thương, Game Over khi về 0</w:t>
            </w:r>
          </w:p>
        </w:tc>
      </w:tr>
      <w:tr w:rsidR="009B4D7C" w:rsidRPr="009B4D7C" w14:paraId="2B51795C"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041E6DD" w14:textId="77777777" w:rsidR="009B4D7C" w:rsidRPr="00DF0730" w:rsidRDefault="009B4D7C" w:rsidP="00E05270">
            <w:pPr>
              <w:spacing w:line="360" w:lineRule="auto"/>
              <w:jc w:val="both"/>
              <w:rPr>
                <w:lang w:val="en-US"/>
              </w:rPr>
            </w:pPr>
            <w:r w:rsidRPr="00DF0730">
              <w:rPr>
                <w:lang w:val="en-US"/>
              </w:rPr>
              <w:lastRenderedPageBreak/>
              <w:t>Tốc độ di chuyển</w:t>
            </w:r>
          </w:p>
        </w:tc>
        <w:tc>
          <w:tcPr>
            <w:tcW w:w="22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B4296D6" w14:textId="77777777" w:rsidR="009B4D7C" w:rsidRPr="00DF0730" w:rsidRDefault="009B4D7C" w:rsidP="00E05270">
            <w:pPr>
              <w:spacing w:line="360" w:lineRule="auto"/>
              <w:jc w:val="both"/>
              <w:rPr>
                <w:lang w:val="en-US"/>
              </w:rPr>
            </w:pPr>
            <w:r w:rsidRPr="00DF0730">
              <w:rPr>
                <w:lang w:val="en-US"/>
              </w:rPr>
              <w:t>5 units/s</w:t>
            </w:r>
          </w:p>
        </w:tc>
        <w:tc>
          <w:tcPr>
            <w:tcW w:w="42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4A14E9C" w14:textId="77777777" w:rsidR="009B4D7C" w:rsidRPr="00DF0730" w:rsidRDefault="009B4D7C" w:rsidP="00E05270">
            <w:pPr>
              <w:spacing w:line="360" w:lineRule="auto"/>
              <w:jc w:val="both"/>
              <w:rPr>
                <w:lang w:val="en-US"/>
              </w:rPr>
            </w:pPr>
            <w:r w:rsidRPr="00DF0730">
              <w:rPr>
                <w:lang w:val="en-US"/>
              </w:rPr>
              <w:t>Tốc độ chạy ngang. Có gia tốc khi bắt đầu và giảm tốc khi dừng</w:t>
            </w:r>
          </w:p>
        </w:tc>
      </w:tr>
      <w:tr w:rsidR="009B4D7C" w:rsidRPr="009B4D7C" w14:paraId="68CC09A0"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FA98B39" w14:textId="77777777" w:rsidR="009B4D7C" w:rsidRPr="00DF0730" w:rsidRDefault="009B4D7C" w:rsidP="00E05270">
            <w:pPr>
              <w:spacing w:line="360" w:lineRule="auto"/>
              <w:jc w:val="both"/>
              <w:rPr>
                <w:lang w:val="en-US"/>
              </w:rPr>
            </w:pPr>
            <w:r w:rsidRPr="00DF0730">
              <w:rPr>
                <w:lang w:val="en-US"/>
              </w:rPr>
              <w:t>Lực nhảy</w:t>
            </w:r>
          </w:p>
        </w:tc>
        <w:tc>
          <w:tcPr>
            <w:tcW w:w="22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64EEA83" w14:textId="77777777" w:rsidR="009B4D7C" w:rsidRPr="00DF0730" w:rsidRDefault="009B4D7C" w:rsidP="00E05270">
            <w:pPr>
              <w:spacing w:line="360" w:lineRule="auto"/>
              <w:jc w:val="both"/>
              <w:rPr>
                <w:lang w:val="en-US"/>
              </w:rPr>
            </w:pPr>
            <w:r w:rsidRPr="00DF0730">
              <w:rPr>
                <w:lang w:val="en-US"/>
              </w:rPr>
              <w:t>12 units/s</w:t>
            </w:r>
          </w:p>
        </w:tc>
        <w:tc>
          <w:tcPr>
            <w:tcW w:w="42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C879781" w14:textId="77777777" w:rsidR="009B4D7C" w:rsidRPr="00DF0730" w:rsidRDefault="009B4D7C" w:rsidP="00E05270">
            <w:pPr>
              <w:spacing w:line="360" w:lineRule="auto"/>
              <w:jc w:val="both"/>
              <w:rPr>
                <w:lang w:val="en-US"/>
              </w:rPr>
            </w:pPr>
            <w:r w:rsidRPr="00DF0730">
              <w:rPr>
                <w:lang w:val="en-US"/>
              </w:rPr>
              <w:t>Lực đẩy thẳng đứng khi nhảy, kết hợp với gravityScale = 2.5</w:t>
            </w:r>
          </w:p>
        </w:tc>
      </w:tr>
      <w:tr w:rsidR="009B4D7C" w:rsidRPr="009B4D7C" w14:paraId="30AECF49"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69A3030" w14:textId="77777777" w:rsidR="009B4D7C" w:rsidRPr="00DF0730" w:rsidRDefault="009B4D7C" w:rsidP="00E05270">
            <w:pPr>
              <w:spacing w:line="360" w:lineRule="auto"/>
              <w:jc w:val="both"/>
              <w:rPr>
                <w:lang w:val="en-US"/>
              </w:rPr>
            </w:pPr>
            <w:r w:rsidRPr="00DF0730">
              <w:rPr>
                <w:lang w:val="en-US"/>
              </w:rPr>
              <w:t>Sát thương tấn công</w:t>
            </w:r>
          </w:p>
        </w:tc>
        <w:tc>
          <w:tcPr>
            <w:tcW w:w="22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437A550" w14:textId="348F4330" w:rsidR="009B4D7C" w:rsidRPr="00DF0730" w:rsidRDefault="000F370C" w:rsidP="00E05270">
            <w:pPr>
              <w:spacing w:line="360" w:lineRule="auto"/>
              <w:jc w:val="both"/>
              <w:rPr>
                <w:lang w:val="en-US"/>
              </w:rPr>
            </w:pPr>
            <w:r>
              <w:rPr>
                <w:lang w:val="en-US"/>
              </w:rPr>
              <w:t>3</w:t>
            </w:r>
            <w:r w:rsidR="009B4D7C" w:rsidRPr="00DF0730">
              <w:rPr>
                <w:lang w:val="en-US"/>
              </w:rPr>
              <w:t xml:space="preserve"> HP/đòn</w:t>
            </w:r>
          </w:p>
        </w:tc>
        <w:tc>
          <w:tcPr>
            <w:tcW w:w="42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5CDBBEA" w14:textId="77777777" w:rsidR="009B4D7C" w:rsidRPr="00DF0730" w:rsidRDefault="009B4D7C" w:rsidP="00E05270">
            <w:pPr>
              <w:spacing w:line="360" w:lineRule="auto"/>
              <w:jc w:val="both"/>
              <w:rPr>
                <w:lang w:val="en-US"/>
              </w:rPr>
            </w:pPr>
            <w:r w:rsidRPr="00DF0730">
              <w:rPr>
                <w:lang w:val="en-US"/>
              </w:rPr>
              <w:t>Sát thương mỗi đòn tấn công cận chiến</w:t>
            </w:r>
          </w:p>
        </w:tc>
      </w:tr>
      <w:tr w:rsidR="009B4D7C" w:rsidRPr="009B4D7C" w14:paraId="11C3D8D5"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D52DDBD" w14:textId="77777777" w:rsidR="009B4D7C" w:rsidRPr="00DF0730" w:rsidRDefault="009B4D7C" w:rsidP="00E05270">
            <w:pPr>
              <w:spacing w:line="360" w:lineRule="auto"/>
              <w:jc w:val="both"/>
              <w:rPr>
                <w:lang w:val="en-US"/>
              </w:rPr>
            </w:pPr>
            <w:r w:rsidRPr="00DF0730">
              <w:rPr>
                <w:lang w:val="en-US"/>
              </w:rPr>
              <w:t>Tốc độ tấn công</w:t>
            </w:r>
          </w:p>
        </w:tc>
        <w:tc>
          <w:tcPr>
            <w:tcW w:w="22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F117AAC" w14:textId="77777777" w:rsidR="009B4D7C" w:rsidRPr="00DF0730" w:rsidRDefault="009B4D7C" w:rsidP="00E05270">
            <w:pPr>
              <w:spacing w:line="360" w:lineRule="auto"/>
              <w:jc w:val="both"/>
              <w:rPr>
                <w:lang w:val="en-US"/>
              </w:rPr>
            </w:pPr>
            <w:r w:rsidRPr="00DF0730">
              <w:rPr>
                <w:lang w:val="en-US"/>
              </w:rPr>
              <w:t>0.4 giây/đòn</w:t>
            </w:r>
          </w:p>
        </w:tc>
        <w:tc>
          <w:tcPr>
            <w:tcW w:w="42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C9BD83F" w14:textId="77777777" w:rsidR="009B4D7C" w:rsidRPr="00DF0730" w:rsidRDefault="009B4D7C" w:rsidP="00E05270">
            <w:pPr>
              <w:spacing w:line="360" w:lineRule="auto"/>
              <w:jc w:val="both"/>
              <w:rPr>
                <w:lang w:val="en-US"/>
              </w:rPr>
            </w:pPr>
            <w:r w:rsidRPr="00DF0730">
              <w:rPr>
                <w:lang w:val="en-US"/>
              </w:rPr>
              <w:t>Cooldown giữa mỗi lần tấn công</w:t>
            </w:r>
          </w:p>
        </w:tc>
      </w:tr>
      <w:tr w:rsidR="009B4D7C" w:rsidRPr="009B4D7C" w14:paraId="2C174C68"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1622518" w14:textId="77777777" w:rsidR="009B4D7C" w:rsidRPr="00DF0730" w:rsidRDefault="009B4D7C" w:rsidP="00E05270">
            <w:pPr>
              <w:spacing w:line="360" w:lineRule="auto"/>
              <w:jc w:val="both"/>
              <w:rPr>
                <w:lang w:val="en-US"/>
              </w:rPr>
            </w:pPr>
            <w:r w:rsidRPr="00DF0730">
              <w:rPr>
                <w:lang w:val="en-US"/>
              </w:rPr>
              <w:t>Thời gian bất tử</w:t>
            </w:r>
          </w:p>
        </w:tc>
        <w:tc>
          <w:tcPr>
            <w:tcW w:w="22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D35C8A8" w14:textId="77777777" w:rsidR="009B4D7C" w:rsidRPr="00DF0730" w:rsidRDefault="009B4D7C" w:rsidP="00E05270">
            <w:pPr>
              <w:spacing w:line="360" w:lineRule="auto"/>
              <w:jc w:val="both"/>
              <w:rPr>
                <w:lang w:val="en-US"/>
              </w:rPr>
            </w:pPr>
            <w:r w:rsidRPr="00DF0730">
              <w:rPr>
                <w:lang w:val="en-US"/>
              </w:rPr>
              <w:t>1.5 giây</w:t>
            </w:r>
          </w:p>
        </w:tc>
        <w:tc>
          <w:tcPr>
            <w:tcW w:w="426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35FC50D" w14:textId="77777777" w:rsidR="009B4D7C" w:rsidRPr="00DF0730" w:rsidRDefault="009B4D7C" w:rsidP="00E05270">
            <w:pPr>
              <w:spacing w:line="360" w:lineRule="auto"/>
              <w:jc w:val="both"/>
              <w:rPr>
                <w:lang w:val="en-US"/>
              </w:rPr>
            </w:pPr>
            <w:r w:rsidRPr="00DF0730">
              <w:rPr>
                <w:lang w:val="en-US"/>
              </w:rPr>
              <w:t>Thời gian miễn sát thương sau khi nhận đòn (invincibility frames)</w:t>
            </w:r>
          </w:p>
        </w:tc>
      </w:tr>
    </w:tbl>
    <w:p w14:paraId="2DB399FA" w14:textId="4603E941" w:rsidR="009B4D7C" w:rsidRPr="001F4AA8" w:rsidRDefault="00214282" w:rsidP="00E05270">
      <w:pPr>
        <w:pStyle w:val="Caption"/>
      </w:pPr>
      <w:bookmarkStart w:id="112" w:name="_Toc229837516"/>
      <w:bookmarkStart w:id="113" w:name="_Toc230475863"/>
      <w:r>
        <w:t>Bảng</w:t>
      </w:r>
      <w:r w:rsidRPr="00214282">
        <w:t xml:space="preserve"> 2</w:t>
      </w:r>
      <w:r w:rsidR="00BB5369">
        <w:t>.</w:t>
      </w:r>
      <w:r w:rsidR="00BB5369">
        <w:fldChar w:fldCharType="begin"/>
      </w:r>
      <w:r w:rsidR="00BB5369">
        <w:instrText xml:space="preserve"> SEQ Bảng \* ARABIC \s 1 </w:instrText>
      </w:r>
      <w:r w:rsidR="00BB5369">
        <w:fldChar w:fldCharType="separate"/>
      </w:r>
      <w:r w:rsidR="00BB5369">
        <w:rPr>
          <w:noProof/>
        </w:rPr>
        <w:t>3</w:t>
      </w:r>
      <w:r w:rsidR="00BB5369">
        <w:rPr>
          <w:noProof/>
        </w:rPr>
        <w:fldChar w:fldCharType="end"/>
      </w:r>
      <w:r w:rsidR="000F370C" w:rsidRPr="000F370C">
        <w:rPr>
          <w:iCs/>
        </w:rPr>
        <w:t>:</w:t>
      </w:r>
      <w:r w:rsidR="002A5A98" w:rsidRPr="002A5A98">
        <w:rPr>
          <w:iCs/>
        </w:rPr>
        <w:t xml:space="preserve"> </w:t>
      </w:r>
      <w:r w:rsidR="009B4D7C" w:rsidRPr="001F4AA8">
        <w:rPr>
          <w:iCs/>
        </w:rPr>
        <w:t>Thông số nhân vật chính</w:t>
      </w:r>
      <w:bookmarkEnd w:id="112"/>
      <w:bookmarkEnd w:id="113"/>
    </w:p>
    <w:p w14:paraId="5E26D0FA" w14:textId="77777777" w:rsidR="009B4D7C" w:rsidRPr="00D832BF" w:rsidRDefault="009B4D7C">
      <w:pPr>
        <w:pStyle w:val="Heading3"/>
        <w:spacing w:line="360" w:lineRule="auto"/>
        <w:rPr>
          <w:lang w:val="vi-VN"/>
        </w:rPr>
        <w:pPrChange w:id="114" w:author="an hoang" w:date="2026-05-11T18:22:00Z" w16du:dateUtc="2026-05-11T11:22:00Z">
          <w:pPr>
            <w:pStyle w:val="ListParagraph"/>
            <w:jc w:val="both"/>
          </w:pPr>
        </w:pPrChange>
      </w:pPr>
      <w:bookmarkStart w:id="115" w:name="_Toc230475752"/>
      <w:r w:rsidRPr="001F4AA8">
        <w:rPr>
          <w:lang w:val="vi-VN"/>
        </w:rPr>
        <w:t>2.4.2. Phân tích hệ thống kẻ địch</w:t>
      </w:r>
      <w:bookmarkEnd w:id="115"/>
    </w:p>
    <w:p w14:paraId="19E39224" w14:textId="71212464" w:rsidR="00E0551B" w:rsidRPr="001F4AA8" w:rsidRDefault="00E0551B" w:rsidP="00E05270">
      <w:pPr>
        <w:spacing w:line="360" w:lineRule="auto"/>
        <w:ind w:firstLine="720"/>
      </w:pPr>
      <w:r w:rsidRPr="00E0551B">
        <w:t xml:space="preserve">Game triển khai </w:t>
      </w:r>
      <w:r w:rsidR="006927C9" w:rsidRPr="001F4AA8">
        <w:t>6</w:t>
      </w:r>
      <w:r w:rsidRPr="00E0551B">
        <w:t xml:space="preserve"> loại kẻ địch thường và 3 Boss, mỗi loại có script AI riêng kế thừa từ Enemy.cs base class trong CommonStuff. Tất cả kẻ địch sử dụng A* Pathfinding (RbPathfindAI.cs) để tìm đường đến người chơi:</w:t>
      </w:r>
    </w:p>
    <w:p w14:paraId="3648BDA5" w14:textId="77777777" w:rsidR="00E0551B" w:rsidRPr="00E0551B" w:rsidRDefault="00E0551B" w:rsidP="00E05270">
      <w:pPr>
        <w:spacing w:line="360" w:lineRule="auto"/>
      </w:pPr>
      <w:r w:rsidRPr="00E0551B">
        <w:t xml:space="preserve"> </w:t>
      </w:r>
    </w:p>
    <w:p w14:paraId="4DEACBA1" w14:textId="20133C21" w:rsidR="001A7CB1" w:rsidRDefault="002D0136" w:rsidP="00E05270">
      <w:pPr>
        <w:spacing w:line="360" w:lineRule="auto"/>
        <w:rPr>
          <w:lang w:val="en-US"/>
        </w:rPr>
      </w:pPr>
      <w:r>
        <w:rPr>
          <w:noProof/>
        </w:rPr>
        <w:drawing>
          <wp:inline distT="0" distB="0" distL="0" distR="0" wp14:anchorId="1CF66F85" wp14:editId="59C5C305">
            <wp:extent cx="5760085" cy="2974340"/>
            <wp:effectExtent l="0" t="0" r="0" b="0"/>
            <wp:docPr id="58438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86681" name=""/>
                    <pic:cNvPicPr/>
                  </pic:nvPicPr>
                  <pic:blipFill>
                    <a:blip r:embed="rId20"/>
                    <a:stretch>
                      <a:fillRect/>
                    </a:stretch>
                  </pic:blipFill>
                  <pic:spPr>
                    <a:xfrm>
                      <a:off x="0" y="0"/>
                      <a:ext cx="5760085" cy="2974340"/>
                    </a:xfrm>
                    <a:prstGeom prst="rect">
                      <a:avLst/>
                    </a:prstGeom>
                  </pic:spPr>
                </pic:pic>
              </a:graphicData>
            </a:graphic>
          </wp:inline>
        </w:drawing>
      </w:r>
    </w:p>
    <w:p w14:paraId="5E297A47" w14:textId="56E4EF96" w:rsidR="00E0551B" w:rsidRPr="006927C9" w:rsidRDefault="00214282" w:rsidP="00E05270">
      <w:pPr>
        <w:pStyle w:val="Caption"/>
        <w:rPr>
          <w:lang w:val="en-US"/>
        </w:rPr>
      </w:pPr>
      <w:bookmarkStart w:id="116" w:name="_Toc229791212"/>
      <w:bookmarkStart w:id="117" w:name="_Toc229837513"/>
      <w:bookmarkStart w:id="118" w:name="_Toc229911227"/>
      <w:bookmarkStart w:id="119" w:name="_Toc230475834"/>
      <w:r>
        <w:t>Hình</w:t>
      </w:r>
      <w:r>
        <w:rPr>
          <w:lang w:val="en-US"/>
        </w:rPr>
        <w:t xml:space="preserve"> 2</w:t>
      </w:r>
      <w:r w:rsidR="00750E63">
        <w:t>.</w:t>
      </w:r>
      <w:r w:rsidR="00750E63">
        <w:fldChar w:fldCharType="begin"/>
      </w:r>
      <w:r w:rsidR="00750E63">
        <w:instrText xml:space="preserve"> SEQ Hình \* ARABIC \s 1 </w:instrText>
      </w:r>
      <w:r w:rsidR="00750E63">
        <w:fldChar w:fldCharType="separate"/>
      </w:r>
      <w:r w:rsidR="00750E63">
        <w:rPr>
          <w:noProof/>
        </w:rPr>
        <w:t>2</w:t>
      </w:r>
      <w:r w:rsidR="00750E63">
        <w:rPr>
          <w:noProof/>
        </w:rPr>
        <w:fldChar w:fldCharType="end"/>
      </w:r>
      <w:r w:rsidR="006927C9" w:rsidRPr="006927C9">
        <w:t>:</w:t>
      </w:r>
      <w:r w:rsidR="006927C9">
        <w:rPr>
          <w:lang w:val="en-US"/>
        </w:rPr>
        <w:t xml:space="preserve"> </w:t>
      </w:r>
      <w:r w:rsidR="006927C9" w:rsidRPr="006927C9">
        <w:t>Ảnh chụp các kẻ địch trong game</w:t>
      </w:r>
      <w:bookmarkEnd w:id="116"/>
      <w:bookmarkEnd w:id="117"/>
      <w:bookmarkEnd w:id="118"/>
      <w:bookmarkEnd w:id="119"/>
    </w:p>
    <w:p w14:paraId="7844F04C" w14:textId="77777777" w:rsidR="00E0551B" w:rsidRPr="00E0551B" w:rsidRDefault="00E0551B" w:rsidP="00E05270">
      <w:pPr>
        <w:spacing w:line="360" w:lineRule="auto"/>
        <w:ind w:firstLine="720"/>
      </w:pPr>
      <w:r w:rsidRPr="00E0551B">
        <w:lastRenderedPageBreak/>
        <w:t>Tất cả kẻ địch đều được hiện thực bằng FSM 6 trạng thái: Idle → Patrol → Chase → Attack → Hurt → Death. Điểm khác biệt so với AI Raycast thông thường là việc sử dụng plugin A* Pathfinding Project, cho phép kẻ địch tìm đường vòng qua chướng ngại vật phức tạp và đuổi theo người chơi qua nhiều phòng liên thông.</w:t>
      </w:r>
    </w:p>
    <w:p w14:paraId="3A3C37C5" w14:textId="77777777" w:rsidR="009B4D7C" w:rsidRPr="009B4D7C" w:rsidRDefault="009B4D7C" w:rsidP="00E05270">
      <w:pPr>
        <w:pStyle w:val="ListParagraph"/>
        <w:spacing w:line="360" w:lineRule="auto"/>
        <w:jc w:val="both"/>
        <w:rPr>
          <w:del w:id="120" w:author="an hoang" w:date="2026-05-11T18:22:00Z" w16du:dateUtc="2026-05-11T11:22:00Z"/>
          <w:lang w:val="en-US"/>
        </w:rPr>
      </w:pPr>
      <w:del w:id="121" w:author="an hoang" w:date="2026-05-11T18:22:00Z" w16du:dateUtc="2026-05-11T11:22:00Z">
        <w:r w:rsidRPr="009B4D7C">
          <w:rPr>
            <w:lang w:val="en-US"/>
          </w:rPr>
          <w:delText xml:space="preserve"> </w:delText>
        </w:r>
      </w:del>
    </w:p>
    <w:p w14:paraId="1E8357ED" w14:textId="77777777" w:rsidR="009B4D7C" w:rsidRPr="002B213D" w:rsidRDefault="009B4D7C">
      <w:pPr>
        <w:pStyle w:val="Heading3"/>
        <w:spacing w:line="360" w:lineRule="auto"/>
        <w:pPrChange w:id="122" w:author="an hoang" w:date="2026-05-11T18:22:00Z" w16du:dateUtc="2026-05-11T11:22:00Z">
          <w:pPr>
            <w:pStyle w:val="ListParagraph"/>
            <w:jc w:val="both"/>
          </w:pPr>
        </w:pPrChange>
      </w:pPr>
      <w:bookmarkStart w:id="123" w:name="_Toc230475753"/>
      <w:r w:rsidRPr="002B213D">
        <w:t>2.4.3. Phân tích cấu trúc bản đồ</w:t>
      </w:r>
      <w:bookmarkEnd w:id="123"/>
    </w:p>
    <w:p w14:paraId="7D4CF37B" w14:textId="35045C17" w:rsidR="009B4D7C" w:rsidRPr="009B4D7C" w:rsidRDefault="009B4D7C">
      <w:pPr>
        <w:spacing w:line="360" w:lineRule="auto"/>
        <w:ind w:firstLine="720"/>
        <w:rPr>
          <w:lang w:val="en-US"/>
        </w:rPr>
        <w:pPrChange w:id="124" w:author="an hoang" w:date="2026-05-11T18:22:00Z" w16du:dateUtc="2026-05-11T11:22:00Z">
          <w:pPr>
            <w:pStyle w:val="ListParagraph"/>
            <w:spacing w:line="240" w:lineRule="auto"/>
          </w:pPr>
        </w:pPrChange>
      </w:pPr>
      <w:r w:rsidRPr="009B4D7C">
        <w:rPr>
          <w:lang w:val="en-US"/>
        </w:rPr>
        <w:t xml:space="preserve">Game gồm </w:t>
      </w:r>
      <w:del w:id="125" w:author="an hoang" w:date="2026-05-11T18:22:00Z" w16du:dateUtc="2026-05-11T11:22:00Z">
        <w:r w:rsidRPr="009B4D7C">
          <w:rPr>
            <w:lang w:val="en-US"/>
          </w:rPr>
          <w:delText>3</w:delText>
        </w:r>
      </w:del>
      <w:ins w:id="126" w:author="an hoang" w:date="2026-05-11T18:22:00Z" w16du:dateUtc="2026-05-11T11:22:00Z">
        <w:r w:rsidR="00E9682A">
          <w:rPr>
            <w:lang w:val="en-US"/>
          </w:rPr>
          <w:t>2</w:t>
        </w:r>
      </w:ins>
      <w:r w:rsidRPr="009B4D7C">
        <w:rPr>
          <w:lang w:val="en-US"/>
        </w:rPr>
        <w:t xml:space="preserve"> khu vực bản đồ liên thông với độ khó tăng dần:</w:t>
      </w:r>
    </w:p>
    <w:p w14:paraId="33345BC1" w14:textId="4BA13408" w:rsidR="009B4D7C" w:rsidRPr="000F370C" w:rsidRDefault="009B4D7C" w:rsidP="00E05270">
      <w:pPr>
        <w:pStyle w:val="ListParagraph"/>
        <w:numPr>
          <w:ilvl w:val="0"/>
          <w:numId w:val="85"/>
        </w:numPr>
        <w:spacing w:line="360" w:lineRule="auto"/>
        <w:rPr>
          <w:del w:id="127" w:author="an hoang" w:date="2026-05-11T18:22:00Z" w16du:dateUtc="2026-05-11T11:22:00Z"/>
          <w:lang w:val="en-US"/>
        </w:rPr>
      </w:pPr>
      <w:del w:id="128" w:author="an hoang" w:date="2026-05-11T18:22:00Z" w16du:dateUtc="2026-05-11T11:22:00Z">
        <w:r w:rsidRPr="000F370C">
          <w:rPr>
            <w:lang w:val="en-US"/>
          </w:rPr>
          <w:delText xml:space="preserve"> </w:delText>
        </w:r>
      </w:del>
    </w:p>
    <w:p w14:paraId="0C25A10F" w14:textId="77777777" w:rsidR="009B4D7C" w:rsidRPr="009B4D7C" w:rsidRDefault="009B4D7C">
      <w:pPr>
        <w:pStyle w:val="ListParagraph"/>
        <w:numPr>
          <w:ilvl w:val="0"/>
          <w:numId w:val="85"/>
        </w:numPr>
        <w:spacing w:line="360" w:lineRule="auto"/>
        <w:rPr>
          <w:lang w:val="en-US"/>
        </w:rPr>
        <w:pPrChange w:id="129" w:author="an hoang" w:date="2026-05-11T18:22:00Z" w16du:dateUtc="2026-05-11T11:22:00Z">
          <w:pPr>
            <w:pStyle w:val="ListParagraph"/>
            <w:numPr>
              <w:numId w:val="22"/>
            </w:numPr>
            <w:spacing w:line="240" w:lineRule="auto"/>
            <w:ind w:hanging="360"/>
            <w:jc w:val="both"/>
          </w:pPr>
        </w:pPrChange>
      </w:pPr>
      <w:r w:rsidRPr="009B4D7C">
        <w:rPr>
          <w:lang w:val="en-US"/>
        </w:rPr>
        <w:t>Khu vực 1 – Khu rừng bí ẩn (Forest): Địa hình tương đối bằng phẳng, giới thiệu cơ chế cơ bản. Kẻ địch chủ yếu là Slime với mật độ thấp. Chức năng: làm quen với điều khiển, cơ chế nhảy và chiến đấu cơ bản.</w:t>
      </w:r>
    </w:p>
    <w:p w14:paraId="1AA07B2B" w14:textId="77777777" w:rsidR="009B4D7C" w:rsidRPr="000F370C" w:rsidRDefault="009B4D7C">
      <w:pPr>
        <w:pStyle w:val="ListParagraph"/>
        <w:numPr>
          <w:ilvl w:val="0"/>
          <w:numId w:val="86"/>
        </w:numPr>
        <w:spacing w:line="360" w:lineRule="auto"/>
        <w:rPr>
          <w:lang w:val="en-US"/>
        </w:rPr>
        <w:pPrChange w:id="130" w:author="an hoang" w:date="2026-05-11T18:22:00Z" w16du:dateUtc="2026-05-11T11:22:00Z">
          <w:pPr>
            <w:pStyle w:val="ListParagraph"/>
            <w:numPr>
              <w:numId w:val="22"/>
            </w:numPr>
            <w:spacing w:line="240" w:lineRule="auto"/>
            <w:ind w:hanging="360"/>
            <w:jc w:val="both"/>
          </w:pPr>
        </w:pPrChange>
      </w:pPr>
      <w:r w:rsidRPr="000F370C">
        <w:rPr>
          <w:lang w:val="en-US"/>
        </w:rPr>
        <w:t>Khu vực 2 – Hang động tối tăm (Cave): Địa hình phức tạp hơn với nhiều hố sâu, nền tảng nhỏ đòi hỏi kỹ năng nhảy chính xác. Xuất hiện cả Slime và Goblin. Chức năng: thử thách kỹ năng platformer và chiến đấu ở mức độ trung bình.</w:t>
      </w:r>
    </w:p>
    <w:p w14:paraId="19A1D560" w14:textId="77777777" w:rsidR="009B4D7C" w:rsidRPr="009B4D7C" w:rsidRDefault="009B4D7C" w:rsidP="00E05270">
      <w:pPr>
        <w:spacing w:line="360" w:lineRule="auto"/>
        <w:rPr>
          <w:del w:id="131" w:author="an hoang" w:date="2026-05-11T18:22:00Z" w16du:dateUtc="2026-05-11T11:22:00Z"/>
          <w:lang w:val="en-US"/>
        </w:rPr>
      </w:pPr>
      <w:del w:id="132" w:author="an hoang" w:date="2026-05-11T18:22:00Z" w16du:dateUtc="2026-05-11T11:22:00Z">
        <w:r w:rsidRPr="009B4D7C">
          <w:rPr>
            <w:lang w:val="en-US"/>
          </w:rPr>
          <w:delText>Khu vực 3 – Tàn tích cổ đại (Ruins): Địa hình khó nhất với bẫy, nền tảng di động và kẻ địch dày đặc. Chủ yếu Goblin và các chướng ngại vật nguy hiểm. Chức năng: thử thách tổng hợp mọi kỹ năng, dẫn đến điểm cuối của game.</w:delText>
        </w:r>
      </w:del>
    </w:p>
    <w:p w14:paraId="7083728D" w14:textId="77777777" w:rsidR="009B4D7C" w:rsidRPr="009B4D7C" w:rsidRDefault="009B4D7C" w:rsidP="00E05270">
      <w:pPr>
        <w:spacing w:line="360" w:lineRule="auto"/>
        <w:rPr>
          <w:del w:id="133" w:author="an hoang" w:date="2026-05-11T18:22:00Z" w16du:dateUtc="2026-05-11T11:22:00Z"/>
          <w:lang w:val="en-US"/>
        </w:rPr>
      </w:pPr>
      <w:del w:id="134" w:author="an hoang" w:date="2026-05-11T18:22:00Z" w16du:dateUtc="2026-05-11T11:22:00Z">
        <w:r w:rsidRPr="009B4D7C">
          <w:rPr>
            <w:lang w:val="en-US"/>
          </w:rPr>
          <w:delText xml:space="preserve"> </w:delText>
        </w:r>
      </w:del>
    </w:p>
    <w:p w14:paraId="7DCE91A4" w14:textId="065A6699" w:rsidR="009B4D7C" w:rsidRPr="009B4D7C" w:rsidRDefault="009B4D7C" w:rsidP="00E05270">
      <w:pPr>
        <w:spacing w:line="360" w:lineRule="auto"/>
        <w:rPr>
          <w:del w:id="135" w:author="an hoang" w:date="2026-05-11T18:22:00Z" w16du:dateUtc="2026-05-11T11:22:00Z"/>
          <w:lang w:val="en-US"/>
        </w:rPr>
      </w:pPr>
      <w:r w:rsidRPr="009B4D7C">
        <w:rPr>
          <w:lang w:val="en-US"/>
        </w:rPr>
        <w:t>Các khu vực được kết nối với nhau qua cổng chuyển cảnh (portal/door). Khi nhân</w:t>
      </w:r>
      <w:r w:rsidR="000F370C">
        <w:rPr>
          <w:lang w:val="en-US"/>
        </w:rPr>
        <w:t xml:space="preserve"> </w:t>
      </w:r>
      <w:r w:rsidRPr="009B4D7C">
        <w:rPr>
          <w:lang w:val="en-US"/>
        </w:rPr>
        <w:t>vật chạm vào cổng sau khi đạt điều kiện (tiêu diệt đủ quái hoặc đến điểm đích), scene mới được tải thay thế scene hiện tại.</w:t>
      </w:r>
    </w:p>
    <w:p w14:paraId="78B63BAF" w14:textId="4B2A3476" w:rsidR="009B4D7C" w:rsidRPr="00E9682A" w:rsidRDefault="009B4D7C">
      <w:pPr>
        <w:spacing w:line="360" w:lineRule="auto"/>
        <w:rPr>
          <w:lang w:val="en-US"/>
        </w:rPr>
        <w:pPrChange w:id="136" w:author="an hoang" w:date="2026-05-11T18:22:00Z" w16du:dateUtc="2026-05-11T11:22:00Z">
          <w:pPr>
            <w:pStyle w:val="ListParagraph"/>
            <w:spacing w:line="240" w:lineRule="auto"/>
            <w:jc w:val="both"/>
          </w:pPr>
        </w:pPrChange>
      </w:pPr>
      <w:r w:rsidRPr="00E9682A">
        <w:rPr>
          <w:lang w:val="en-US"/>
        </w:rPr>
        <w:t xml:space="preserve"> </w:t>
      </w:r>
    </w:p>
    <w:p w14:paraId="021C9334" w14:textId="77777777" w:rsidR="009B4D7C" w:rsidRPr="002B213D" w:rsidRDefault="009B4D7C">
      <w:pPr>
        <w:pStyle w:val="Heading2"/>
        <w:spacing w:line="360" w:lineRule="auto"/>
        <w:pPrChange w:id="137" w:author="an hoang" w:date="2026-05-11T18:22:00Z" w16du:dateUtc="2026-05-11T11:22:00Z">
          <w:pPr>
            <w:pStyle w:val="ListParagraph"/>
            <w:jc w:val="both"/>
          </w:pPr>
        </w:pPrChange>
      </w:pPr>
      <w:bookmarkStart w:id="138" w:name="_Toc230475754"/>
      <w:r w:rsidRPr="002B213D">
        <w:t>2.5. Xác định phạm vi và giới hạn đề tài</w:t>
      </w:r>
      <w:bookmarkEnd w:id="138"/>
    </w:p>
    <w:p w14:paraId="1D47D14A" w14:textId="77777777" w:rsidR="009B4D7C" w:rsidRPr="002B213D" w:rsidRDefault="009B4D7C">
      <w:pPr>
        <w:pStyle w:val="Heading3"/>
        <w:spacing w:line="360" w:lineRule="auto"/>
        <w:pPrChange w:id="139" w:author="an hoang" w:date="2026-05-11T18:22:00Z" w16du:dateUtc="2026-05-11T11:22:00Z">
          <w:pPr>
            <w:pStyle w:val="ListParagraph"/>
            <w:jc w:val="both"/>
          </w:pPr>
        </w:pPrChange>
      </w:pPr>
      <w:bookmarkStart w:id="140" w:name="_Toc230475755"/>
      <w:r w:rsidRPr="002B213D">
        <w:t>2.5.1. Phạm vi thực hiện</w:t>
      </w:r>
      <w:bookmarkEnd w:id="140"/>
    </w:p>
    <w:p w14:paraId="6D0945FB" w14:textId="0300B7AC" w:rsidR="009B4D7C" w:rsidRPr="009B4D7C" w:rsidRDefault="009B4D7C">
      <w:pPr>
        <w:spacing w:line="360" w:lineRule="auto"/>
        <w:ind w:firstLine="360"/>
        <w:rPr>
          <w:lang w:val="en-US"/>
        </w:rPr>
        <w:pPrChange w:id="141" w:author="an hoang" w:date="2026-05-11T18:22:00Z" w16du:dateUtc="2026-05-11T11:22:00Z">
          <w:pPr>
            <w:pStyle w:val="ListParagraph"/>
            <w:spacing w:line="240" w:lineRule="auto"/>
          </w:pPr>
        </w:pPrChange>
      </w:pPr>
      <w:r w:rsidRPr="009B4D7C">
        <w:rPr>
          <w:lang w:val="en-US"/>
        </w:rPr>
        <w:t>Đồ án tập trung vào việc hoàn thiện các tính năng cốt lõi sau đây trong phạm vi 10 tuần thực hiện:</w:t>
      </w:r>
    </w:p>
    <w:p w14:paraId="12CB8837" w14:textId="692E719C" w:rsidR="009B4D7C" w:rsidRPr="009B4D7C" w:rsidRDefault="00E0551B" w:rsidP="00E05270">
      <w:pPr>
        <w:spacing w:line="360" w:lineRule="auto"/>
        <w:rPr>
          <w:del w:id="142" w:author="an hoang" w:date="2026-05-11T18:22:00Z" w16du:dateUtc="2026-05-11T11:22:00Z"/>
          <w:lang w:val="en-US"/>
        </w:rPr>
      </w:pPr>
      <w:r>
        <w:rPr>
          <w:lang w:val="en-US"/>
        </w:rPr>
        <w:tab/>
      </w:r>
      <w:del w:id="143" w:author="an hoang" w:date="2026-05-11T18:22:00Z" w16du:dateUtc="2026-05-11T11:22:00Z">
        <w:r w:rsidR="009B4D7C" w:rsidRPr="009B4D7C">
          <w:rPr>
            <w:lang w:val="en-US"/>
          </w:rPr>
          <w:delText xml:space="preserve"> </w:delText>
        </w:r>
      </w:del>
    </w:p>
    <w:p w14:paraId="17CEA865" w14:textId="77777777" w:rsidR="009B4D7C" w:rsidRPr="009B4D7C" w:rsidRDefault="009B4D7C">
      <w:pPr>
        <w:spacing w:line="360" w:lineRule="auto"/>
        <w:rPr>
          <w:lang w:val="en-US"/>
        </w:rPr>
        <w:pPrChange w:id="144" w:author="an hoang" w:date="2026-05-11T18:22:00Z" w16du:dateUtc="2026-05-11T11:22:00Z">
          <w:pPr>
            <w:pStyle w:val="ListParagraph"/>
            <w:numPr>
              <w:numId w:val="22"/>
            </w:numPr>
            <w:spacing w:line="240" w:lineRule="auto"/>
            <w:ind w:hanging="360"/>
            <w:jc w:val="both"/>
          </w:pPr>
        </w:pPrChange>
      </w:pPr>
      <w:r w:rsidRPr="009B4D7C">
        <w:rPr>
          <w:lang w:val="en-US"/>
        </w:rPr>
        <w:t>Xây dựng hoàn chỉnh hệ thống điều khiển nhân vật: di chuyển, nhảy, tấn công, nhận sát thương, chết.</w:t>
      </w:r>
    </w:p>
    <w:p w14:paraId="6E1EE80E" w14:textId="70C57984" w:rsidR="009B4D7C" w:rsidRPr="000F370C" w:rsidRDefault="009B4D7C">
      <w:pPr>
        <w:pStyle w:val="ListParagraph"/>
        <w:numPr>
          <w:ilvl w:val="0"/>
          <w:numId w:val="86"/>
        </w:numPr>
        <w:spacing w:line="360" w:lineRule="auto"/>
        <w:rPr>
          <w:lang w:val="en-US"/>
        </w:rPr>
        <w:pPrChange w:id="145" w:author="an hoang" w:date="2026-05-11T18:22:00Z" w16du:dateUtc="2026-05-11T11:22:00Z">
          <w:pPr>
            <w:pStyle w:val="ListParagraph"/>
            <w:numPr>
              <w:numId w:val="22"/>
            </w:numPr>
            <w:spacing w:line="240" w:lineRule="auto"/>
            <w:ind w:hanging="360"/>
            <w:jc w:val="both"/>
          </w:pPr>
        </w:pPrChange>
      </w:pPr>
      <w:r w:rsidRPr="000F370C">
        <w:rPr>
          <w:lang w:val="en-US"/>
        </w:rPr>
        <w:t xml:space="preserve">Thiết kế và xây dựng </w:t>
      </w:r>
      <w:r w:rsidR="00DF0730" w:rsidRPr="000F370C">
        <w:rPr>
          <w:lang w:val="en-US"/>
        </w:rPr>
        <w:t>2</w:t>
      </w:r>
      <w:r w:rsidRPr="000F370C">
        <w:rPr>
          <w:lang w:val="en-US"/>
        </w:rPr>
        <w:t xml:space="preserve"> khu vực bản đồ bằng Tilemap với nội dung đa dạng.</w:t>
      </w:r>
    </w:p>
    <w:p w14:paraId="32B95839" w14:textId="77777777" w:rsidR="009B4D7C" w:rsidRPr="000F370C" w:rsidRDefault="009B4D7C">
      <w:pPr>
        <w:pStyle w:val="ListParagraph"/>
        <w:numPr>
          <w:ilvl w:val="0"/>
          <w:numId w:val="86"/>
        </w:numPr>
        <w:spacing w:line="360" w:lineRule="auto"/>
        <w:rPr>
          <w:lang w:val="en-US"/>
        </w:rPr>
        <w:pPrChange w:id="146" w:author="an hoang" w:date="2026-05-11T18:22:00Z" w16du:dateUtc="2026-05-11T11:22:00Z">
          <w:pPr>
            <w:pStyle w:val="ListParagraph"/>
            <w:numPr>
              <w:numId w:val="22"/>
            </w:numPr>
            <w:spacing w:line="240" w:lineRule="auto"/>
            <w:ind w:hanging="360"/>
            <w:jc w:val="both"/>
          </w:pPr>
        </w:pPrChange>
      </w:pPr>
      <w:r w:rsidRPr="000F370C">
        <w:rPr>
          <w:lang w:val="en-US"/>
        </w:rPr>
        <w:t>Lập trình AI cho 2 loại kẻ địch với FSM đầy đủ các trạng thái.</w:t>
      </w:r>
    </w:p>
    <w:p w14:paraId="0B7A555B" w14:textId="77777777" w:rsidR="009B4D7C" w:rsidRPr="000F370C" w:rsidRDefault="009B4D7C">
      <w:pPr>
        <w:pStyle w:val="ListParagraph"/>
        <w:numPr>
          <w:ilvl w:val="0"/>
          <w:numId w:val="86"/>
        </w:numPr>
        <w:spacing w:line="360" w:lineRule="auto"/>
        <w:rPr>
          <w:lang w:val="en-US"/>
        </w:rPr>
        <w:pPrChange w:id="147" w:author="an hoang" w:date="2026-05-11T18:22:00Z" w16du:dateUtc="2026-05-11T11:22:00Z">
          <w:pPr>
            <w:pStyle w:val="ListParagraph"/>
            <w:numPr>
              <w:numId w:val="22"/>
            </w:numPr>
            <w:spacing w:line="240" w:lineRule="auto"/>
            <w:ind w:hanging="360"/>
            <w:jc w:val="both"/>
          </w:pPr>
        </w:pPrChange>
      </w:pPr>
      <w:r w:rsidRPr="000F370C">
        <w:rPr>
          <w:lang w:val="en-US"/>
        </w:rPr>
        <w:t>Xây dựng hệ thống UI hoàn chỉnh: Main Menu, HUD, Pause, Game Over, Victory.</w:t>
      </w:r>
    </w:p>
    <w:p w14:paraId="6F2944F2" w14:textId="77777777" w:rsidR="009B4D7C" w:rsidRPr="000F370C" w:rsidRDefault="009B4D7C">
      <w:pPr>
        <w:pStyle w:val="ListParagraph"/>
        <w:numPr>
          <w:ilvl w:val="0"/>
          <w:numId w:val="86"/>
        </w:numPr>
        <w:spacing w:line="360" w:lineRule="auto"/>
        <w:rPr>
          <w:lang w:val="en-US"/>
        </w:rPr>
        <w:pPrChange w:id="148" w:author="an hoang" w:date="2026-05-11T18:22:00Z" w16du:dateUtc="2026-05-11T11:22:00Z">
          <w:pPr>
            <w:pStyle w:val="ListParagraph"/>
            <w:numPr>
              <w:numId w:val="22"/>
            </w:numPr>
            <w:spacing w:line="240" w:lineRule="auto"/>
            <w:ind w:hanging="360"/>
            <w:jc w:val="both"/>
          </w:pPr>
        </w:pPrChange>
      </w:pPr>
      <w:r w:rsidRPr="000F370C">
        <w:rPr>
          <w:lang w:val="en-US"/>
        </w:rPr>
        <w:t>Tích hợp âm thanh: nhạc nền và hiệu ứng âm thanh cơ bản.</w:t>
      </w:r>
    </w:p>
    <w:p w14:paraId="1D46DD4B" w14:textId="77777777" w:rsidR="009B4D7C" w:rsidRPr="000F370C" w:rsidRDefault="009B4D7C">
      <w:pPr>
        <w:pStyle w:val="ListParagraph"/>
        <w:numPr>
          <w:ilvl w:val="0"/>
          <w:numId w:val="86"/>
        </w:numPr>
        <w:spacing w:line="360" w:lineRule="auto"/>
        <w:rPr>
          <w:lang w:val="en-US"/>
        </w:rPr>
        <w:pPrChange w:id="149" w:author="an hoang" w:date="2026-05-11T18:22:00Z" w16du:dateUtc="2026-05-11T11:22:00Z">
          <w:pPr>
            <w:pStyle w:val="ListParagraph"/>
            <w:numPr>
              <w:numId w:val="22"/>
            </w:numPr>
            <w:spacing w:line="240" w:lineRule="auto"/>
            <w:ind w:hanging="360"/>
            <w:jc w:val="both"/>
          </w:pPr>
        </w:pPrChange>
      </w:pPr>
      <w:r w:rsidRPr="000F370C">
        <w:rPr>
          <w:lang w:val="en-US"/>
        </w:rPr>
        <w:t>Build và kiểm thử game trên thiết bị Android thực tế.</w:t>
      </w:r>
    </w:p>
    <w:p w14:paraId="35A84D71" w14:textId="3DE741EF" w:rsidR="009B4D7C" w:rsidRPr="000F370C" w:rsidRDefault="009B4D7C">
      <w:pPr>
        <w:pStyle w:val="ListParagraph"/>
        <w:numPr>
          <w:ilvl w:val="0"/>
          <w:numId w:val="86"/>
        </w:numPr>
        <w:spacing w:line="360" w:lineRule="auto"/>
        <w:rPr>
          <w:lang w:val="en-US"/>
        </w:rPr>
        <w:pPrChange w:id="150" w:author="an hoang" w:date="2026-05-11T18:22:00Z" w16du:dateUtc="2026-05-11T11:22:00Z">
          <w:pPr>
            <w:pStyle w:val="ListParagraph"/>
            <w:numPr>
              <w:numId w:val="22"/>
            </w:numPr>
            <w:spacing w:line="240" w:lineRule="auto"/>
            <w:ind w:hanging="360"/>
            <w:jc w:val="both"/>
          </w:pPr>
        </w:pPrChange>
      </w:pPr>
      <w:r w:rsidRPr="000F370C">
        <w:rPr>
          <w:lang w:val="en-US"/>
        </w:rPr>
        <w:t>Hệ thống điều khiển cảm ứng phù hợp cho màn hình di động.</w:t>
      </w:r>
    </w:p>
    <w:p w14:paraId="25355496" w14:textId="77777777" w:rsidR="009B4D7C" w:rsidRPr="009B4D7C" w:rsidRDefault="009B4D7C" w:rsidP="00E05270">
      <w:pPr>
        <w:pStyle w:val="ListParagraph"/>
        <w:spacing w:line="360" w:lineRule="auto"/>
        <w:jc w:val="both"/>
        <w:rPr>
          <w:del w:id="151" w:author="an hoang" w:date="2026-05-11T18:22:00Z" w16du:dateUtc="2026-05-11T11:22:00Z"/>
          <w:lang w:val="en-US"/>
        </w:rPr>
      </w:pPr>
      <w:del w:id="152" w:author="an hoang" w:date="2026-05-11T18:22:00Z" w16du:dateUtc="2026-05-11T11:22:00Z">
        <w:r w:rsidRPr="009B4D7C">
          <w:rPr>
            <w:lang w:val="en-US"/>
          </w:rPr>
          <w:lastRenderedPageBreak/>
          <w:delText xml:space="preserve"> </w:delText>
        </w:r>
      </w:del>
    </w:p>
    <w:p w14:paraId="14AFC57D" w14:textId="77777777" w:rsidR="009B4D7C" w:rsidRPr="002B213D" w:rsidRDefault="009B4D7C">
      <w:pPr>
        <w:pStyle w:val="Heading3"/>
        <w:spacing w:line="360" w:lineRule="auto"/>
        <w:pPrChange w:id="153" w:author="an hoang" w:date="2026-05-11T18:22:00Z" w16du:dateUtc="2026-05-11T11:22:00Z">
          <w:pPr>
            <w:pStyle w:val="ListParagraph"/>
            <w:jc w:val="both"/>
          </w:pPr>
        </w:pPrChange>
      </w:pPr>
      <w:bookmarkStart w:id="154" w:name="_Toc230475756"/>
      <w:r w:rsidRPr="002B213D">
        <w:t>2.5.2. Những tính năng ngoài phạm vi</w:t>
      </w:r>
      <w:bookmarkEnd w:id="154"/>
    </w:p>
    <w:p w14:paraId="2048F7A5" w14:textId="00AEA307" w:rsidR="009B4D7C" w:rsidRPr="009B4D7C" w:rsidRDefault="009B4D7C">
      <w:pPr>
        <w:spacing w:line="360" w:lineRule="auto"/>
        <w:ind w:firstLine="360"/>
        <w:rPr>
          <w:lang w:val="en-US"/>
        </w:rPr>
        <w:pPrChange w:id="155" w:author="an hoang" w:date="2026-05-11T18:22:00Z" w16du:dateUtc="2026-05-11T11:22:00Z">
          <w:pPr>
            <w:pStyle w:val="ListParagraph"/>
            <w:spacing w:line="240" w:lineRule="auto"/>
          </w:pPr>
        </w:pPrChange>
      </w:pPr>
      <w:r w:rsidRPr="009B4D7C">
        <w:rPr>
          <w:lang w:val="en-US"/>
        </w:rPr>
        <w:t>Để đảm bảo hoàn thành đúng tiến độ 10 tuần, một số tính năng nâng cao được xác định là nằm ngoài phạm vi của đồ án:</w:t>
      </w:r>
    </w:p>
    <w:p w14:paraId="077CB78E" w14:textId="303698E2" w:rsidR="009B4D7C" w:rsidRPr="00917056" w:rsidRDefault="009B4D7C">
      <w:pPr>
        <w:pStyle w:val="ListParagraph"/>
        <w:numPr>
          <w:ilvl w:val="0"/>
          <w:numId w:val="100"/>
        </w:numPr>
        <w:rPr>
          <w:lang w:val="en-US"/>
        </w:rPr>
        <w:pPrChange w:id="156" w:author="an hoang" w:date="2026-05-11T18:22:00Z" w16du:dateUtc="2026-05-11T11:22:00Z">
          <w:pPr>
            <w:pStyle w:val="ListParagraph"/>
            <w:numPr>
              <w:numId w:val="22"/>
            </w:numPr>
            <w:spacing w:line="240" w:lineRule="auto"/>
            <w:ind w:hanging="360"/>
            <w:jc w:val="both"/>
          </w:pPr>
        </w:pPrChange>
      </w:pPr>
      <w:del w:id="157" w:author="an hoang" w:date="2026-05-11T18:22:00Z" w16du:dateUtc="2026-05-11T11:22:00Z">
        <w:r w:rsidRPr="00917056">
          <w:rPr>
            <w:lang w:val="en-US"/>
          </w:rPr>
          <w:delText xml:space="preserve"> </w:delText>
        </w:r>
      </w:del>
      <w:r w:rsidRPr="00917056">
        <w:rPr>
          <w:lang w:val="en-US"/>
        </w:rPr>
        <w:t>Chế độ multiplayer (nhiều người chơi).</w:t>
      </w:r>
    </w:p>
    <w:p w14:paraId="569A7097" w14:textId="77777777" w:rsidR="009B4D7C" w:rsidRPr="00917056" w:rsidRDefault="009B4D7C">
      <w:pPr>
        <w:pStyle w:val="ListParagraph"/>
        <w:numPr>
          <w:ilvl w:val="0"/>
          <w:numId w:val="100"/>
        </w:numPr>
        <w:spacing w:line="360" w:lineRule="auto"/>
        <w:rPr>
          <w:lang w:val="en-US"/>
        </w:rPr>
        <w:pPrChange w:id="158" w:author="an hoang" w:date="2026-05-11T18:22:00Z" w16du:dateUtc="2026-05-11T11:22:00Z">
          <w:pPr>
            <w:pStyle w:val="ListParagraph"/>
            <w:numPr>
              <w:numId w:val="22"/>
            </w:numPr>
            <w:spacing w:line="240" w:lineRule="auto"/>
            <w:ind w:hanging="360"/>
            <w:jc w:val="both"/>
          </w:pPr>
        </w:pPrChange>
      </w:pPr>
      <w:r w:rsidRPr="00917056">
        <w:rPr>
          <w:lang w:val="en-US"/>
        </w:rPr>
        <w:t>Procedural generation (tạo bản đồ ngẫu nhiên tự động).</w:t>
      </w:r>
    </w:p>
    <w:p w14:paraId="7DDE3EEC" w14:textId="77777777" w:rsidR="009B4D7C" w:rsidRPr="00917056" w:rsidRDefault="009B4D7C">
      <w:pPr>
        <w:pStyle w:val="ListParagraph"/>
        <w:numPr>
          <w:ilvl w:val="0"/>
          <w:numId w:val="100"/>
        </w:numPr>
        <w:spacing w:line="360" w:lineRule="auto"/>
        <w:rPr>
          <w:lang w:val="en-US"/>
        </w:rPr>
        <w:pPrChange w:id="159" w:author="an hoang" w:date="2026-05-11T18:22:00Z" w16du:dateUtc="2026-05-11T11:22:00Z">
          <w:pPr>
            <w:pStyle w:val="ListParagraph"/>
            <w:numPr>
              <w:numId w:val="22"/>
            </w:numPr>
            <w:spacing w:line="240" w:lineRule="auto"/>
            <w:ind w:hanging="360"/>
            <w:jc w:val="both"/>
          </w:pPr>
        </w:pPrChange>
      </w:pPr>
      <w:r w:rsidRPr="00917056">
        <w:rPr>
          <w:lang w:val="en-US"/>
        </w:rPr>
        <w:t>Hệ thống nâng cấp nhân vật (skill tree, equipment).</w:t>
      </w:r>
    </w:p>
    <w:p w14:paraId="5220DD6B" w14:textId="77777777" w:rsidR="009B4D7C" w:rsidRPr="00917056" w:rsidRDefault="009B4D7C">
      <w:pPr>
        <w:pStyle w:val="ListParagraph"/>
        <w:numPr>
          <w:ilvl w:val="0"/>
          <w:numId w:val="100"/>
        </w:numPr>
        <w:spacing w:line="360" w:lineRule="auto"/>
        <w:rPr>
          <w:lang w:val="en-US"/>
        </w:rPr>
        <w:pPrChange w:id="160" w:author="an hoang" w:date="2026-05-11T18:22:00Z" w16du:dateUtc="2026-05-11T11:22:00Z">
          <w:pPr>
            <w:pStyle w:val="ListParagraph"/>
            <w:numPr>
              <w:numId w:val="22"/>
            </w:numPr>
            <w:spacing w:line="240" w:lineRule="auto"/>
            <w:ind w:hanging="360"/>
            <w:jc w:val="both"/>
          </w:pPr>
        </w:pPrChange>
      </w:pPr>
      <w:r w:rsidRPr="00917056">
        <w:rPr>
          <w:lang w:val="en-US"/>
        </w:rPr>
        <w:t>Localisation đa ngôn ngữ (chỉ hỗ trợ tiếng Việt).</w:t>
      </w:r>
    </w:p>
    <w:p w14:paraId="51DB2B1C" w14:textId="77777777" w:rsidR="009B4D7C" w:rsidRPr="00917056" w:rsidRDefault="009B4D7C">
      <w:pPr>
        <w:pStyle w:val="ListParagraph"/>
        <w:numPr>
          <w:ilvl w:val="0"/>
          <w:numId w:val="100"/>
        </w:numPr>
        <w:spacing w:line="360" w:lineRule="auto"/>
        <w:rPr>
          <w:lang w:val="en-US"/>
        </w:rPr>
        <w:pPrChange w:id="161" w:author="an hoang" w:date="2026-05-11T18:22:00Z" w16du:dateUtc="2026-05-11T11:22:00Z">
          <w:pPr>
            <w:pStyle w:val="ListParagraph"/>
            <w:numPr>
              <w:numId w:val="22"/>
            </w:numPr>
            <w:spacing w:line="240" w:lineRule="auto"/>
            <w:ind w:hanging="360"/>
            <w:jc w:val="both"/>
          </w:pPr>
        </w:pPrChange>
      </w:pPr>
      <w:r w:rsidRPr="00917056">
        <w:rPr>
          <w:lang w:val="en-US"/>
        </w:rPr>
        <w:t>Boss cuối màn với nhiều giai đoạn chiến đấu phức tạp.</w:t>
      </w:r>
    </w:p>
    <w:p w14:paraId="6011B7D2" w14:textId="79638F93" w:rsidR="009B4D7C" w:rsidRPr="00917056" w:rsidRDefault="009B4D7C" w:rsidP="00917056">
      <w:pPr>
        <w:pStyle w:val="ListParagraph"/>
        <w:numPr>
          <w:ilvl w:val="0"/>
          <w:numId w:val="100"/>
        </w:numPr>
        <w:rPr>
          <w:del w:id="162" w:author="an hoang" w:date="2026-05-11T18:22:00Z" w16du:dateUtc="2026-05-11T11:22:00Z"/>
          <w:lang w:val="en-US"/>
        </w:rPr>
      </w:pPr>
      <w:r w:rsidRPr="00917056">
        <w:rPr>
          <w:lang w:val="en-US"/>
        </w:rPr>
        <w:t>Hệ thống thành tích (Achievement) và bảng xếp hạng online.</w:t>
      </w:r>
    </w:p>
    <w:p w14:paraId="772D47D7" w14:textId="77777777" w:rsidR="009B4D7C" w:rsidRPr="009B4D7C" w:rsidRDefault="009B4D7C" w:rsidP="00917056">
      <w:pPr>
        <w:pStyle w:val="ListParagraph"/>
        <w:numPr>
          <w:ilvl w:val="0"/>
          <w:numId w:val="100"/>
        </w:numPr>
        <w:rPr>
          <w:del w:id="163" w:author="an hoang" w:date="2026-05-11T18:22:00Z" w16du:dateUtc="2026-05-11T11:22:00Z"/>
          <w:lang w:val="en-US"/>
        </w:rPr>
      </w:pPr>
      <w:del w:id="164" w:author="an hoang" w:date="2026-05-11T18:22:00Z" w16du:dateUtc="2026-05-11T11:22:00Z">
        <w:r w:rsidRPr="009B4D7C">
          <w:rPr>
            <w:lang w:val="en-US"/>
          </w:rPr>
          <w:delText xml:space="preserve"> </w:delText>
        </w:r>
      </w:del>
    </w:p>
    <w:p w14:paraId="1E3AC489" w14:textId="77777777" w:rsidR="009B4D7C" w:rsidRPr="009B4D7C" w:rsidRDefault="009B4D7C" w:rsidP="00917056">
      <w:pPr>
        <w:pStyle w:val="ListParagraph"/>
        <w:numPr>
          <w:ilvl w:val="0"/>
          <w:numId w:val="100"/>
        </w:numPr>
        <w:rPr>
          <w:del w:id="165" w:author="an hoang" w:date="2026-05-11T18:22:00Z" w16du:dateUtc="2026-05-11T11:22:00Z"/>
          <w:lang w:val="en-US"/>
        </w:rPr>
      </w:pPr>
      <w:del w:id="166" w:author="an hoang" w:date="2026-05-11T18:22:00Z" w16du:dateUtc="2026-05-11T11:22:00Z">
        <w:r w:rsidRPr="009B4D7C">
          <w:rPr>
            <w:lang w:val="en-US"/>
          </w:rPr>
          <w:delText>2.6. Tổng kết chương 2</w:delText>
        </w:r>
      </w:del>
    </w:p>
    <w:p w14:paraId="4F927D55" w14:textId="77777777" w:rsidR="009B4D7C" w:rsidRPr="009B4D7C" w:rsidRDefault="009B4D7C" w:rsidP="00917056">
      <w:pPr>
        <w:pStyle w:val="ListParagraph"/>
        <w:numPr>
          <w:ilvl w:val="0"/>
          <w:numId w:val="100"/>
        </w:numPr>
        <w:rPr>
          <w:del w:id="167" w:author="an hoang" w:date="2026-05-11T18:22:00Z" w16du:dateUtc="2026-05-11T11:22:00Z"/>
          <w:lang w:val="en-US"/>
        </w:rPr>
      </w:pPr>
      <w:del w:id="168" w:author="an hoang" w:date="2026-05-11T18:22:00Z" w16du:dateUtc="2026-05-11T11:22:00Z">
        <w:r w:rsidRPr="009B4D7C">
          <w:rPr>
            <w:lang w:val="en-US"/>
          </w:rPr>
          <w:delText>Chương 2 đã hoàn thành phân tích toàn diện về game Platformer 2D cần xây dựng trong đồ án, bao gồm:</w:delText>
        </w:r>
      </w:del>
    </w:p>
    <w:p w14:paraId="41DEFD3F" w14:textId="77777777" w:rsidR="009B4D7C" w:rsidRPr="009B4D7C" w:rsidRDefault="009B4D7C" w:rsidP="00917056">
      <w:pPr>
        <w:pStyle w:val="ListParagraph"/>
        <w:numPr>
          <w:ilvl w:val="0"/>
          <w:numId w:val="100"/>
        </w:numPr>
        <w:rPr>
          <w:del w:id="169" w:author="an hoang" w:date="2026-05-11T18:22:00Z" w16du:dateUtc="2026-05-11T11:22:00Z"/>
          <w:lang w:val="en-US"/>
        </w:rPr>
      </w:pPr>
      <w:del w:id="170" w:author="an hoang" w:date="2026-05-11T18:22:00Z" w16du:dateUtc="2026-05-11T11:22:00Z">
        <w:r w:rsidRPr="009B4D7C">
          <w:rPr>
            <w:lang w:val="en-US"/>
          </w:rPr>
          <w:delText xml:space="preserve"> </w:delText>
        </w:r>
      </w:del>
    </w:p>
    <w:p w14:paraId="22A62BC9" w14:textId="77777777" w:rsidR="009B4D7C" w:rsidRPr="009B4D7C" w:rsidRDefault="009B4D7C" w:rsidP="00917056">
      <w:pPr>
        <w:pStyle w:val="ListParagraph"/>
        <w:numPr>
          <w:ilvl w:val="0"/>
          <w:numId w:val="100"/>
        </w:numPr>
        <w:rPr>
          <w:del w:id="171" w:author="an hoang" w:date="2026-05-11T18:22:00Z" w16du:dateUtc="2026-05-11T11:22:00Z"/>
          <w:lang w:val="en-US"/>
        </w:rPr>
      </w:pPr>
      <w:del w:id="172" w:author="an hoang" w:date="2026-05-11T18:22:00Z" w16du:dateUtc="2026-05-11T11:22:00Z">
        <w:r w:rsidRPr="009B4D7C">
          <w:rPr>
            <w:lang w:val="en-US"/>
          </w:rPr>
          <w:delText>Xác định rõ bối cảnh câu chuyện, thể loại Action Platformer và đối tượng người chơi mục tiêu. Việc khảo sát các game tham khảo giúp rút ra những bài học thiết kế quan trọng để áp dụng phù hợp.</w:delText>
        </w:r>
      </w:del>
    </w:p>
    <w:p w14:paraId="5BEA85F3" w14:textId="77777777" w:rsidR="009B4D7C" w:rsidRPr="009B4D7C" w:rsidRDefault="009B4D7C" w:rsidP="00917056">
      <w:pPr>
        <w:pStyle w:val="ListParagraph"/>
        <w:numPr>
          <w:ilvl w:val="0"/>
          <w:numId w:val="100"/>
        </w:numPr>
        <w:rPr>
          <w:del w:id="173" w:author="an hoang" w:date="2026-05-11T18:22:00Z" w16du:dateUtc="2026-05-11T11:22:00Z"/>
          <w:lang w:val="en-US"/>
        </w:rPr>
      </w:pPr>
      <w:del w:id="174" w:author="an hoang" w:date="2026-05-11T18:22:00Z" w16du:dateUtc="2026-05-11T11:22:00Z">
        <w:r w:rsidRPr="009B4D7C">
          <w:rPr>
            <w:lang w:val="en-US"/>
          </w:rPr>
          <w:delText>Phân tích chi tiết yêu cầu chức năng theo 6 nhóm: nhân vật, bản đồ, kẻ địch, UI, âm thanh và lưu trữ. Đồng thời xác định các yêu cầu phi chức năng về hiệu năng, độ trễ và tính ổn định.</w:delText>
        </w:r>
      </w:del>
    </w:p>
    <w:p w14:paraId="4F21A381" w14:textId="77777777" w:rsidR="009B4D7C" w:rsidRPr="009B4D7C" w:rsidRDefault="009B4D7C" w:rsidP="00917056">
      <w:pPr>
        <w:pStyle w:val="ListParagraph"/>
        <w:numPr>
          <w:ilvl w:val="0"/>
          <w:numId w:val="100"/>
        </w:numPr>
        <w:rPr>
          <w:del w:id="175" w:author="an hoang" w:date="2026-05-11T18:22:00Z" w16du:dateUtc="2026-05-11T11:22:00Z"/>
          <w:lang w:val="en-US"/>
        </w:rPr>
      </w:pPr>
      <w:del w:id="176" w:author="an hoang" w:date="2026-05-11T18:22:00Z" w16du:dateUtc="2026-05-11T11:22:00Z">
        <w:r w:rsidRPr="009B4D7C">
          <w:rPr>
            <w:lang w:val="en-US"/>
          </w:rPr>
          <w:delText>Trình bày cấu trúc hoạt động của game qua luồng trạng thái, vòng lặp gameplay cốt lõi và hệ thống điểm số.</w:delText>
        </w:r>
      </w:del>
    </w:p>
    <w:p w14:paraId="588A58BD" w14:textId="77777777" w:rsidR="009B4D7C" w:rsidRPr="009B4D7C" w:rsidRDefault="009B4D7C" w:rsidP="00917056">
      <w:pPr>
        <w:pStyle w:val="ListParagraph"/>
        <w:numPr>
          <w:ilvl w:val="0"/>
          <w:numId w:val="100"/>
        </w:numPr>
        <w:rPr>
          <w:del w:id="177" w:author="an hoang" w:date="2026-05-11T18:22:00Z" w16du:dateUtc="2026-05-11T11:22:00Z"/>
          <w:lang w:val="en-US"/>
        </w:rPr>
      </w:pPr>
      <w:del w:id="178" w:author="an hoang" w:date="2026-05-11T18:22:00Z" w16du:dateUtc="2026-05-11T11:22:00Z">
        <w:r w:rsidRPr="009B4D7C">
          <w:rPr>
            <w:lang w:val="en-US"/>
          </w:rPr>
          <w:delText>Phân tích các thành phần hệ thống cụ thể bao gồm thông số nhân vật, loại kẻ địch và cấu trúc 3 khu vực bản đồ.</w:delText>
        </w:r>
      </w:del>
    </w:p>
    <w:p w14:paraId="4E7B326F" w14:textId="77777777" w:rsidR="009B4D7C" w:rsidRPr="009B4D7C" w:rsidRDefault="009B4D7C" w:rsidP="00917056">
      <w:pPr>
        <w:pStyle w:val="ListParagraph"/>
        <w:numPr>
          <w:ilvl w:val="0"/>
          <w:numId w:val="100"/>
        </w:numPr>
        <w:rPr>
          <w:del w:id="179" w:author="an hoang" w:date="2026-05-11T18:22:00Z" w16du:dateUtc="2026-05-11T11:22:00Z"/>
          <w:lang w:val="en-US"/>
        </w:rPr>
      </w:pPr>
      <w:del w:id="180" w:author="an hoang" w:date="2026-05-11T18:22:00Z" w16du:dateUtc="2026-05-11T11:22:00Z">
        <w:r w:rsidRPr="009B4D7C">
          <w:rPr>
            <w:lang w:val="en-US"/>
          </w:rPr>
          <w:delText>Xác định rõ phạm vi thực hiện và những tính năng nằm ngoài phạm vi, đảm bảo mục tiêu thực tế và khả thi trong 10 tuần.</w:delText>
        </w:r>
      </w:del>
    </w:p>
    <w:p w14:paraId="674ABC1D" w14:textId="77777777" w:rsidR="009B4D7C" w:rsidRPr="009B4D7C" w:rsidRDefault="009B4D7C" w:rsidP="00917056">
      <w:pPr>
        <w:pStyle w:val="ListParagraph"/>
        <w:numPr>
          <w:ilvl w:val="0"/>
          <w:numId w:val="100"/>
        </w:numPr>
        <w:rPr>
          <w:del w:id="181" w:author="an hoang" w:date="2026-05-11T18:22:00Z" w16du:dateUtc="2026-05-11T11:22:00Z"/>
          <w:lang w:val="en-US"/>
        </w:rPr>
      </w:pPr>
      <w:del w:id="182" w:author="an hoang" w:date="2026-05-11T18:22:00Z" w16du:dateUtc="2026-05-11T11:22:00Z">
        <w:r w:rsidRPr="009B4D7C">
          <w:rPr>
            <w:lang w:val="en-US"/>
          </w:rPr>
          <w:delText xml:space="preserve"> </w:delText>
        </w:r>
      </w:del>
    </w:p>
    <w:p w14:paraId="391FA50A" w14:textId="77777777" w:rsidR="009B4D7C" w:rsidRPr="009B4D7C" w:rsidRDefault="009B4D7C" w:rsidP="00917056">
      <w:pPr>
        <w:pStyle w:val="ListParagraph"/>
        <w:numPr>
          <w:ilvl w:val="0"/>
          <w:numId w:val="100"/>
        </w:numPr>
        <w:rPr>
          <w:del w:id="183" w:author="an hoang" w:date="2026-05-11T18:22:00Z" w16du:dateUtc="2026-05-11T11:22:00Z"/>
          <w:lang w:val="en-US"/>
        </w:rPr>
      </w:pPr>
      <w:del w:id="184" w:author="an hoang" w:date="2026-05-11T18:22:00Z" w16du:dateUtc="2026-05-11T11:22:00Z">
        <w:r w:rsidRPr="009B4D7C">
          <w:rPr>
            <w:lang w:val="en-US"/>
          </w:rPr>
          <w:delText>Những phân tích trong chương này là cơ sở để tiến hành thiết kế chi tiết ở Chương 3, bao gồm thiết kế kiến trúc hệ thống, thiết kế nhân vật, bản đồ và giao diện người dùng của game.</w:delText>
        </w:r>
      </w:del>
    </w:p>
    <w:p w14:paraId="22C5EDA6" w14:textId="0D2263D7" w:rsidR="00711AAC" w:rsidRPr="000F370C" w:rsidRDefault="00711AAC" w:rsidP="00917056">
      <w:pPr>
        <w:pStyle w:val="ListParagraph"/>
        <w:numPr>
          <w:ilvl w:val="0"/>
          <w:numId w:val="100"/>
        </w:numPr>
        <w:rPr>
          <w:lang w:val="en-US"/>
        </w:rPr>
      </w:pPr>
      <w:r w:rsidRPr="000F370C">
        <w:rPr>
          <w:lang w:val="en-US"/>
        </w:rPr>
        <w:br w:type="page"/>
      </w:r>
    </w:p>
    <w:p w14:paraId="59BBDE11" w14:textId="77777777" w:rsidR="009B4D7C" w:rsidRPr="009356DC" w:rsidRDefault="009B4D7C">
      <w:pPr>
        <w:pStyle w:val="Caption"/>
        <w:rPr>
          <w:lang w:val="en-US"/>
        </w:rPr>
        <w:pPrChange w:id="185" w:author="an hoang" w:date="2026-05-11T18:22:00Z" w16du:dateUtc="2026-05-11T11:22:00Z">
          <w:pPr>
            <w:pStyle w:val="ListParagraph"/>
            <w:spacing w:line="240" w:lineRule="auto"/>
            <w:jc w:val="both"/>
          </w:pPr>
        </w:pPrChange>
      </w:pPr>
    </w:p>
    <w:p w14:paraId="57DBEA0C" w14:textId="77777777" w:rsidR="00910A2A" w:rsidRPr="00910A2A" w:rsidRDefault="00910A2A" w:rsidP="00E05270">
      <w:pPr>
        <w:pStyle w:val="Heading1"/>
      </w:pPr>
      <w:bookmarkStart w:id="186" w:name="_Toc230475757"/>
      <w:r w:rsidRPr="00910A2A">
        <w:t>CHƯƠNG 3. THIẾT KẾ GAME</w:t>
      </w:r>
      <w:bookmarkEnd w:id="186"/>
    </w:p>
    <w:p w14:paraId="2AAEAC8C" w14:textId="77777777" w:rsidR="00910A2A" w:rsidRPr="00910A2A" w:rsidRDefault="00910A2A" w:rsidP="00E05270">
      <w:pPr>
        <w:pStyle w:val="Heading2"/>
        <w:spacing w:line="360" w:lineRule="auto"/>
      </w:pPr>
      <w:bookmarkStart w:id="187" w:name="_Toc230475758"/>
      <w:r w:rsidRPr="00910A2A">
        <w:t>3.1. Thiết kế kiến trúc hệ thống</w:t>
      </w:r>
      <w:bookmarkEnd w:id="187"/>
    </w:p>
    <w:p w14:paraId="0A1E36B4" w14:textId="77777777" w:rsidR="00910A2A" w:rsidRPr="00910A2A" w:rsidRDefault="00910A2A" w:rsidP="00E05270">
      <w:pPr>
        <w:pStyle w:val="Heading3"/>
        <w:spacing w:line="360" w:lineRule="auto"/>
      </w:pPr>
      <w:bookmarkStart w:id="188" w:name="_Toc230475759"/>
      <w:r w:rsidRPr="00910A2A">
        <w:t>3.1.1. Tổng quan kiến trúc</w:t>
      </w:r>
      <w:bookmarkEnd w:id="188"/>
    </w:p>
    <w:p w14:paraId="6451885B" w14:textId="2496D2DE" w:rsidR="00910A2A" w:rsidRPr="00910A2A" w:rsidRDefault="00910A2A" w:rsidP="00E05270">
      <w:pPr>
        <w:spacing w:line="360" w:lineRule="auto"/>
        <w:ind w:firstLine="720"/>
        <w:rPr>
          <w:lang w:val="en-US"/>
        </w:rPr>
      </w:pPr>
      <w:r w:rsidRPr="00910A2A">
        <w:rPr>
          <w:lang w:val="en-US"/>
        </w:rPr>
        <w:t>Game được xây dựng theo kiến trúc module hóa, phân tách rõ ràng trách nhiệm của từng hệ thống. Điểm đặc biệt so với kiến trúc game thông thường là việc sử dụng Additive Scene Loading – các scene được tải chồng lên nhau thay vì thay thế hoàn toàn, cho phép quản lý âm thanh nền, trạng thái game và chuyển màn chơi một cách linh hoạt và mượt mà hơn.</w:t>
      </w:r>
    </w:p>
    <w:p w14:paraId="26E8F0BD" w14:textId="77777777" w:rsidR="00910A2A" w:rsidRPr="00910A2A" w:rsidRDefault="00910A2A" w:rsidP="00E05270">
      <w:pPr>
        <w:spacing w:line="360" w:lineRule="auto"/>
        <w:ind w:firstLine="720"/>
        <w:rPr>
          <w:lang w:val="en-US"/>
        </w:rPr>
      </w:pPr>
      <w:r w:rsidRPr="00910A2A">
        <w:rPr>
          <w:lang w:val="en-US"/>
        </w:rPr>
        <w:t>Kiến trúc tổng thể hoạt động theo mô hình: các scene quản lý (GameMaster, BGMLoader, A_star, LevelLoader) được load một lần khi khởi động và tồn tại xuyên suốt phiên chơi thông qua DontDestroyOnLoad. Các scene màn chơi (DirtCave1–15+, MossyCave...) được nạp và hủy theo yêu cầu khi người chơi di chuyển giữa các phòng, đảm bảo RAM không bị quá tải trên thiết bị di động.</w:t>
      </w:r>
    </w:p>
    <w:p w14:paraId="516848CB" w14:textId="1F417E7F" w:rsidR="00910A2A" w:rsidRPr="00910A2A" w:rsidRDefault="009E48B5" w:rsidP="00E05270">
      <w:pPr>
        <w:pStyle w:val="ListParagraph"/>
        <w:spacing w:line="360" w:lineRule="auto"/>
        <w:rPr>
          <w:lang w:val="en-US"/>
        </w:rPr>
      </w:pPr>
      <w:r>
        <w:rPr>
          <w:noProof/>
        </w:rPr>
        <w:drawing>
          <wp:inline distT="0" distB="0" distL="0" distR="0" wp14:anchorId="7292B157" wp14:editId="03596A77">
            <wp:extent cx="4779010" cy="4624070"/>
            <wp:effectExtent l="0" t="0" r="2540" b="5080"/>
            <wp:docPr id="75500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03290" name=""/>
                    <pic:cNvPicPr/>
                  </pic:nvPicPr>
                  <pic:blipFill>
                    <a:blip r:embed="rId21">
                      <a:extLst>
                        <a:ext uri="{28A0092B-C50C-407E-A947-70E740481C1C}">
                          <a14:useLocalDpi xmlns:a14="http://schemas.microsoft.com/office/drawing/2010/main" val="0"/>
                        </a:ext>
                      </a:extLst>
                    </a:blip>
                    <a:stretch>
                      <a:fillRect/>
                    </a:stretch>
                  </pic:blipFill>
                  <pic:spPr>
                    <a:xfrm>
                      <a:off x="0" y="0"/>
                      <a:ext cx="4779010" cy="4624070"/>
                    </a:xfrm>
                    <a:prstGeom prst="rect">
                      <a:avLst/>
                    </a:prstGeom>
                  </pic:spPr>
                </pic:pic>
              </a:graphicData>
            </a:graphic>
          </wp:inline>
        </w:drawing>
      </w:r>
    </w:p>
    <w:p w14:paraId="6DF4151A" w14:textId="6180B6CE" w:rsidR="009E48B5" w:rsidRPr="00910A2A" w:rsidRDefault="009D7189" w:rsidP="00E05270">
      <w:pPr>
        <w:pStyle w:val="Caption"/>
        <w:rPr>
          <w:lang w:val="en-US"/>
        </w:rPr>
      </w:pPr>
      <w:bookmarkStart w:id="189" w:name="_Toc229790653"/>
      <w:bookmarkStart w:id="190" w:name="_Toc229791222"/>
      <w:bookmarkStart w:id="191" w:name="_Toc229911228"/>
      <w:bookmarkStart w:id="192" w:name="_Toc230475835"/>
      <w:r>
        <w:lastRenderedPageBreak/>
        <w:t>Hình</w:t>
      </w:r>
      <w:r>
        <w:rPr>
          <w:lang w:val="en-US"/>
        </w:rPr>
        <w:t xml:space="preserve"> 3</w:t>
      </w:r>
      <w:r w:rsidR="00750E63">
        <w:t>.</w:t>
      </w:r>
      <w:r w:rsidR="00750E63">
        <w:fldChar w:fldCharType="begin"/>
      </w:r>
      <w:r w:rsidR="00750E63">
        <w:instrText xml:space="preserve"> SEQ Hình \* ARABIC \s 1 </w:instrText>
      </w:r>
      <w:r w:rsidR="00750E63">
        <w:fldChar w:fldCharType="separate"/>
      </w:r>
      <w:r w:rsidR="00750E63">
        <w:rPr>
          <w:noProof/>
        </w:rPr>
        <w:t>1</w:t>
      </w:r>
      <w:r w:rsidR="00750E63">
        <w:rPr>
          <w:noProof/>
        </w:rPr>
        <w:fldChar w:fldCharType="end"/>
      </w:r>
      <w:r w:rsidR="000F370C">
        <w:rPr>
          <w:lang w:val="en-US"/>
        </w:rPr>
        <w:t>:</w:t>
      </w:r>
      <w:r w:rsidR="009E48B5" w:rsidRPr="00910A2A">
        <w:rPr>
          <w:lang w:val="en-US"/>
        </w:rPr>
        <w:t xml:space="preserve"> Sơ đồ tổng quan kiến trúc Additive Scene Loading</w:t>
      </w:r>
      <w:bookmarkEnd w:id="189"/>
      <w:bookmarkEnd w:id="190"/>
      <w:bookmarkEnd w:id="191"/>
      <w:bookmarkEnd w:id="192"/>
    </w:p>
    <w:p w14:paraId="4F94A4C6" w14:textId="77777777" w:rsidR="00910A2A" w:rsidRPr="00910A2A" w:rsidRDefault="00910A2A" w:rsidP="00E05270">
      <w:pPr>
        <w:pStyle w:val="Heading3"/>
        <w:spacing w:line="360" w:lineRule="auto"/>
      </w:pPr>
      <w:bookmarkStart w:id="193" w:name="_Toc230475760"/>
      <w:r w:rsidRPr="00910A2A">
        <w:t>3.1.2. Các module chính và trách nhiệm</w:t>
      </w:r>
      <w:bookmarkEnd w:id="193"/>
    </w:p>
    <w:p w14:paraId="5CD8DB1C" w14:textId="6D4BC786" w:rsidR="00910A2A" w:rsidRPr="00910A2A" w:rsidRDefault="00910A2A" w:rsidP="00E05270">
      <w:pPr>
        <w:spacing w:line="360" w:lineRule="auto"/>
        <w:ind w:firstLine="720"/>
        <w:rPr>
          <w:lang w:val="en-US"/>
        </w:rPr>
      </w:pPr>
      <w:r w:rsidRPr="00910A2A">
        <w:rPr>
          <w:lang w:val="en-US"/>
        </w:rPr>
        <w:t>Hệ thống bao gồm 7 module chính, mỗi module được hiện thực bằng một scene quản lý hoặc script Manager riêng biệt:</w:t>
      </w:r>
    </w:p>
    <w:p w14:paraId="065AA821" w14:textId="77777777" w:rsidR="00910A2A" w:rsidRPr="000F370C" w:rsidRDefault="00910A2A" w:rsidP="00E05270">
      <w:pPr>
        <w:pStyle w:val="ListParagraph"/>
        <w:numPr>
          <w:ilvl w:val="0"/>
          <w:numId w:val="88"/>
        </w:numPr>
        <w:spacing w:line="360" w:lineRule="auto"/>
        <w:rPr>
          <w:lang w:val="en-US"/>
        </w:rPr>
      </w:pPr>
      <w:r w:rsidRPr="000F370C">
        <w:rPr>
          <w:lang w:val="en-US"/>
        </w:rPr>
        <w:t>GameMaster: Scene quản lý trung tâm, tồn tại xuyên suốt. Quản lý trạng thái game (Playing, Paused, GameOver, Victory), điểm số, dữ liệu người chơi và điều phối giao tiếp giữa các module. Sử dụng Singleton Pattern.</w:t>
      </w:r>
    </w:p>
    <w:p w14:paraId="5EF09D21" w14:textId="77777777" w:rsidR="00910A2A" w:rsidRPr="000F370C" w:rsidRDefault="00910A2A" w:rsidP="00E05270">
      <w:pPr>
        <w:pStyle w:val="ListParagraph"/>
        <w:numPr>
          <w:ilvl w:val="0"/>
          <w:numId w:val="88"/>
        </w:numPr>
        <w:spacing w:line="360" w:lineRule="auto"/>
        <w:rPr>
          <w:lang w:val="en-US"/>
        </w:rPr>
      </w:pPr>
      <w:r w:rsidRPr="000F370C">
        <w:rPr>
          <w:lang w:val="en-US"/>
        </w:rPr>
        <w:t>LevelLoader: Chịu trách nhiệm tải và hủy các scene màn chơi theo kiến trúc Additive. Khi người chơi chuyển phòng, LevelLoader unload scene cũ và load scene mới mà không ảnh hưởng đến GameMaster hay BGMLoader đang chạy.</w:t>
      </w:r>
    </w:p>
    <w:p w14:paraId="4FC8DC18" w14:textId="77777777" w:rsidR="00910A2A" w:rsidRPr="000F370C" w:rsidRDefault="00910A2A" w:rsidP="00E05270">
      <w:pPr>
        <w:pStyle w:val="ListParagraph"/>
        <w:numPr>
          <w:ilvl w:val="0"/>
          <w:numId w:val="88"/>
        </w:numPr>
        <w:spacing w:line="360" w:lineRule="auto"/>
        <w:rPr>
          <w:lang w:val="en-US"/>
        </w:rPr>
      </w:pPr>
      <w:r w:rsidRPr="000F370C">
        <w:rPr>
          <w:lang w:val="en-US"/>
        </w:rPr>
        <w:t>BGMLoader: Quản lý âm thanh nền độc lập, tồn tại xuyên suốt. Tự động chuyển nhạc nền theo khu vực (DirtCave, MossyCave, Boss) mà không bị gián đoạn khi chuyển phòng.</w:t>
      </w:r>
    </w:p>
    <w:p w14:paraId="67B06E24" w14:textId="77777777" w:rsidR="00910A2A" w:rsidRPr="000F370C" w:rsidRDefault="00910A2A" w:rsidP="00E05270">
      <w:pPr>
        <w:pStyle w:val="ListParagraph"/>
        <w:numPr>
          <w:ilvl w:val="0"/>
          <w:numId w:val="88"/>
        </w:numPr>
        <w:spacing w:line="360" w:lineRule="auto"/>
        <w:rPr>
          <w:lang w:val="en-US"/>
        </w:rPr>
      </w:pPr>
      <w:r w:rsidRPr="000F370C">
        <w:rPr>
          <w:lang w:val="en-US"/>
        </w:rPr>
        <w:t>A_star: Scene chứa cấu hình A* Pathfinding Project, khởi tạo NavGraph cho toàn bộ game. Tách biệt cấu hình AI ra khỏi scene gameplay giúp tái sử dụng và cập nhật graph hiệu quả khi môi trường thay đổi.</w:t>
      </w:r>
    </w:p>
    <w:p w14:paraId="767E4AB8" w14:textId="77777777" w:rsidR="00910A2A" w:rsidRPr="000F370C" w:rsidRDefault="00910A2A" w:rsidP="00E05270">
      <w:pPr>
        <w:pStyle w:val="ListParagraph"/>
        <w:numPr>
          <w:ilvl w:val="0"/>
          <w:numId w:val="88"/>
        </w:numPr>
        <w:spacing w:line="360" w:lineRule="auto"/>
        <w:rPr>
          <w:lang w:val="en-US"/>
        </w:rPr>
      </w:pPr>
      <w:r w:rsidRPr="000F370C">
        <w:rPr>
          <w:lang w:val="en-US"/>
        </w:rPr>
        <w:t>PlayerController: Script quản lý nhân vật chính, đọc input từ Unity New Input System (InputMaster), xử lý di chuyển, nhảy, tấn công và toàn bộ trạng thái nhân vật.</w:t>
      </w:r>
    </w:p>
    <w:p w14:paraId="66056768" w14:textId="77777777" w:rsidR="00910A2A" w:rsidRPr="000F370C" w:rsidRDefault="00910A2A" w:rsidP="00E05270">
      <w:pPr>
        <w:pStyle w:val="ListParagraph"/>
        <w:numPr>
          <w:ilvl w:val="0"/>
          <w:numId w:val="88"/>
        </w:numPr>
        <w:spacing w:line="360" w:lineRule="auto"/>
        <w:rPr>
          <w:lang w:val="en-US"/>
        </w:rPr>
      </w:pPr>
      <w:r w:rsidRPr="000F370C">
        <w:rPr>
          <w:lang w:val="en-US"/>
        </w:rPr>
        <w:t>Enemy AI System: Mỗi loại kẻ địch có script AI riêng kế thừa từ Enemy base class trong CommonStuff. Tất cả đều tích hợp RbPathfindAI.cs để sử dụng A* Pathfinding thay vì Raycast đơn giản.</w:t>
      </w:r>
    </w:p>
    <w:p w14:paraId="785CF6A4" w14:textId="77777777" w:rsidR="00910A2A" w:rsidRPr="000F370C" w:rsidRDefault="00910A2A" w:rsidP="00E05270">
      <w:pPr>
        <w:pStyle w:val="ListParagraph"/>
        <w:numPr>
          <w:ilvl w:val="0"/>
          <w:numId w:val="88"/>
        </w:numPr>
        <w:spacing w:line="360" w:lineRule="auto"/>
        <w:rPr>
          <w:lang w:val="en-US"/>
        </w:rPr>
      </w:pPr>
      <w:r w:rsidRPr="000F370C">
        <w:rPr>
          <w:lang w:val="en-US"/>
        </w:rPr>
        <w:t>UIManager: Quản lý toàn bộ giao diện bao gồm HUD, menu, inventory panel và các popup thông báo trong game. Sử dụng TextMeshPro cho chất lượng text sắc nét.</w:t>
      </w:r>
    </w:p>
    <w:p w14:paraId="216EE711" w14:textId="3D5F1AF9" w:rsidR="00910A2A" w:rsidRPr="00910A2A" w:rsidRDefault="00910A2A" w:rsidP="00E05270">
      <w:pPr>
        <w:pStyle w:val="Caption"/>
        <w:rPr>
          <w:lang w:val="en-US"/>
        </w:rPr>
      </w:pPr>
      <w:r w:rsidRPr="00910A2A">
        <w:rPr>
          <w:lang w:val="en-US"/>
        </w:rPr>
        <w:lastRenderedPageBreak/>
        <w:t xml:space="preserve"> </w:t>
      </w:r>
      <w:r w:rsidR="009E48B5">
        <w:rPr>
          <w:noProof/>
        </w:rPr>
        <w:drawing>
          <wp:inline distT="0" distB="0" distL="0" distR="0" wp14:anchorId="049AA01F" wp14:editId="34E5CCE1">
            <wp:extent cx="5760085" cy="4577715"/>
            <wp:effectExtent l="0" t="0" r="0" b="0"/>
            <wp:docPr id="184769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94877" name=""/>
                    <pic:cNvPicPr/>
                  </pic:nvPicPr>
                  <pic:blipFill>
                    <a:blip r:embed="rId22"/>
                    <a:stretch>
                      <a:fillRect/>
                    </a:stretch>
                  </pic:blipFill>
                  <pic:spPr>
                    <a:xfrm>
                      <a:off x="0" y="0"/>
                      <a:ext cx="5760085" cy="4577715"/>
                    </a:xfrm>
                    <a:prstGeom prst="rect">
                      <a:avLst/>
                    </a:prstGeom>
                  </pic:spPr>
                </pic:pic>
              </a:graphicData>
            </a:graphic>
          </wp:inline>
        </w:drawing>
      </w:r>
    </w:p>
    <w:p w14:paraId="3153E48B" w14:textId="794CF234" w:rsidR="00910A2A" w:rsidRPr="00910A2A" w:rsidRDefault="009D7189" w:rsidP="00E05270">
      <w:pPr>
        <w:pStyle w:val="Caption"/>
        <w:rPr>
          <w:lang w:val="en-US"/>
        </w:rPr>
      </w:pPr>
      <w:bookmarkStart w:id="194" w:name="_Toc230475836"/>
      <w:bookmarkStart w:id="195" w:name="_Toc229790654"/>
      <w:bookmarkStart w:id="196" w:name="_Toc229791223"/>
      <w:bookmarkStart w:id="197" w:name="_Toc229911229"/>
      <w:r>
        <w:t>Hình</w:t>
      </w:r>
      <w:r>
        <w:rPr>
          <w:lang w:val="en-US"/>
        </w:rPr>
        <w:t xml:space="preserve"> 3</w:t>
      </w:r>
      <w:r w:rsidR="00750E63">
        <w:t>.</w:t>
      </w:r>
      <w:r w:rsidR="00750E63">
        <w:fldChar w:fldCharType="begin"/>
      </w:r>
      <w:r w:rsidR="00750E63">
        <w:instrText xml:space="preserve"> SEQ Hình \* ARABIC \s 1 </w:instrText>
      </w:r>
      <w:r w:rsidR="00750E63">
        <w:fldChar w:fldCharType="separate"/>
      </w:r>
      <w:r w:rsidR="00750E63">
        <w:rPr>
          <w:noProof/>
        </w:rPr>
        <w:t>2</w:t>
      </w:r>
      <w:r w:rsidR="00750E63">
        <w:rPr>
          <w:noProof/>
        </w:rPr>
        <w:fldChar w:fldCharType="end"/>
      </w:r>
      <w:r w:rsidR="000F370C">
        <w:rPr>
          <w:lang w:val="en-US"/>
        </w:rPr>
        <w:t>:</w:t>
      </w:r>
      <w:r w:rsidR="00910A2A" w:rsidRPr="00910A2A">
        <w:rPr>
          <w:lang w:val="en-US"/>
        </w:rPr>
        <w:t xml:space="preserve"> Sơ đồ quan hệ giữa các module</w:t>
      </w:r>
      <w:bookmarkEnd w:id="194"/>
      <w:r w:rsidR="00910A2A" w:rsidRPr="00910A2A">
        <w:rPr>
          <w:lang w:val="en-US"/>
        </w:rPr>
        <w:t xml:space="preserve"> </w:t>
      </w:r>
      <w:bookmarkEnd w:id="195"/>
      <w:bookmarkEnd w:id="196"/>
      <w:bookmarkEnd w:id="197"/>
    </w:p>
    <w:p w14:paraId="7A736782" w14:textId="77777777" w:rsidR="00910A2A" w:rsidRPr="00910A2A" w:rsidRDefault="00910A2A" w:rsidP="00E05270">
      <w:pPr>
        <w:pStyle w:val="Heading3"/>
        <w:spacing w:line="360" w:lineRule="auto"/>
      </w:pPr>
      <w:bookmarkStart w:id="198" w:name="_Toc230475761"/>
      <w:r w:rsidRPr="00910A2A">
        <w:t>3.1.3. Cấu trúc thư mục project thực tế</w:t>
      </w:r>
      <w:bookmarkEnd w:id="198"/>
    </w:p>
    <w:p w14:paraId="3856DD37" w14:textId="77777777" w:rsidR="00910A2A" w:rsidRPr="00910A2A" w:rsidRDefault="00910A2A" w:rsidP="00E05270">
      <w:pPr>
        <w:spacing w:line="360" w:lineRule="auto"/>
        <w:ind w:firstLine="720"/>
        <w:rPr>
          <w:lang w:val="en-US"/>
        </w:rPr>
      </w:pPr>
      <w:r w:rsidRPr="00910A2A">
        <w:rPr>
          <w:lang w:val="en-US"/>
        </w:rPr>
        <w:t>Cấu trúc thư mục Assets trong project được tổ chức theo chức năng, phản ánh đúng cấu trúc quan sát được trong Unity Editor:</w:t>
      </w:r>
    </w:p>
    <w:p w14:paraId="77714B89" w14:textId="77777777" w:rsidR="00910A2A" w:rsidRPr="00910A2A" w:rsidRDefault="00910A2A" w:rsidP="00E05270">
      <w:pPr>
        <w:pStyle w:val="ListParagraph"/>
        <w:spacing w:line="360" w:lineRule="auto"/>
        <w:jc w:val="both"/>
        <w:rPr>
          <w:lang w:val="en-US"/>
        </w:rPr>
      </w:pPr>
      <w:r w:rsidRPr="00910A2A">
        <w:rPr>
          <w:lang w:val="en-US"/>
        </w:rPr>
        <w:t xml:space="preserve"> </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5"/>
        <w:gridCol w:w="5521"/>
      </w:tblGrid>
      <w:tr w:rsidR="00910A2A" w:rsidRPr="00910A2A" w14:paraId="3B7AF5DC" w14:textId="77777777" w:rsidTr="000F370C">
        <w:tc>
          <w:tcPr>
            <w:tcW w:w="270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06BCEB0" w14:textId="5F164C05" w:rsidR="00910A2A" w:rsidRPr="009E48B5" w:rsidRDefault="009E48B5" w:rsidP="00E05270">
            <w:pPr>
              <w:spacing w:line="360" w:lineRule="auto"/>
              <w:jc w:val="center"/>
              <w:rPr>
                <w:lang w:val="en-US"/>
              </w:rPr>
            </w:pPr>
            <w:r w:rsidRPr="009E48B5">
              <w:rPr>
                <w:b/>
                <w:bCs/>
              </w:rPr>
              <w:t>Thư mục</w:t>
            </w:r>
          </w:p>
        </w:tc>
        <w:tc>
          <w:tcPr>
            <w:tcW w:w="631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tcPr>
          <w:p w14:paraId="52E522F5" w14:textId="5ECDDF43" w:rsidR="00910A2A" w:rsidRPr="009E48B5" w:rsidRDefault="009E48B5" w:rsidP="00E05270">
            <w:pPr>
              <w:spacing w:line="360" w:lineRule="auto"/>
              <w:jc w:val="center"/>
              <w:rPr>
                <w:lang w:val="en-US"/>
              </w:rPr>
            </w:pPr>
            <w:r w:rsidRPr="009E48B5">
              <w:rPr>
                <w:b/>
                <w:bCs/>
              </w:rPr>
              <w:t>Nội dung</w:t>
            </w:r>
          </w:p>
        </w:tc>
      </w:tr>
      <w:tr w:rsidR="00910A2A" w:rsidRPr="00910A2A" w14:paraId="1BE69FA1" w14:textId="77777777" w:rsidTr="009E48B5">
        <w:tc>
          <w:tcPr>
            <w:tcW w:w="270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736BF20" w14:textId="343C0350" w:rsidR="00910A2A" w:rsidRPr="009E48B5" w:rsidRDefault="009E48B5" w:rsidP="00E05270">
            <w:pPr>
              <w:spacing w:line="360" w:lineRule="auto"/>
              <w:rPr>
                <w:lang w:val="en-US"/>
              </w:rPr>
            </w:pPr>
            <w:r w:rsidRPr="009E48B5">
              <w:t>Assets/AstarPathfindingProject</w:t>
            </w:r>
          </w:p>
        </w:tc>
        <w:tc>
          <w:tcPr>
            <w:tcW w:w="631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tcPr>
          <w:p w14:paraId="0A4F3666" w14:textId="29C21C4A" w:rsidR="00910A2A" w:rsidRPr="00876D5B" w:rsidRDefault="00876D5B" w:rsidP="00E05270">
            <w:pPr>
              <w:spacing w:line="360" w:lineRule="auto"/>
              <w:jc w:val="both"/>
              <w:rPr>
                <w:lang w:val="en-US"/>
              </w:rPr>
            </w:pPr>
            <w:r w:rsidRPr="00876D5B">
              <w:t>Plugin A* Pathfinding Project đầy đủ: Behaviors, Core, Generators, Navmesh, Pathfinders, Plugins, TurnBased, Utilities, Legacy</w:t>
            </w:r>
          </w:p>
        </w:tc>
      </w:tr>
      <w:tr w:rsidR="00910A2A" w:rsidRPr="00910A2A" w14:paraId="28C5CE1F" w14:textId="77777777" w:rsidTr="009E48B5">
        <w:tc>
          <w:tcPr>
            <w:tcW w:w="270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9869C48" w14:textId="165DA623" w:rsidR="00910A2A" w:rsidRPr="00876D5B" w:rsidRDefault="00876D5B" w:rsidP="00E05270">
            <w:pPr>
              <w:spacing w:line="360" w:lineRule="auto"/>
              <w:jc w:val="both"/>
              <w:rPr>
                <w:lang w:val="en-US"/>
              </w:rPr>
            </w:pPr>
            <w:r w:rsidRPr="00876D5B">
              <w:t>Assets/Audio</w:t>
            </w:r>
          </w:p>
        </w:tc>
        <w:tc>
          <w:tcPr>
            <w:tcW w:w="631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tcPr>
          <w:p w14:paraId="3C266A39" w14:textId="14315CCB" w:rsidR="00910A2A" w:rsidRPr="00876D5B" w:rsidRDefault="00876D5B" w:rsidP="00E05270">
            <w:pPr>
              <w:spacing w:line="360" w:lineRule="auto"/>
              <w:jc w:val="both"/>
              <w:rPr>
                <w:lang w:val="en-US"/>
              </w:rPr>
            </w:pPr>
            <w:r w:rsidRPr="00876D5B">
              <w:t>Nhạc nền (BGM) và hiệu ứng âm thanh (SFX) cho toàn bộ game</w:t>
            </w:r>
          </w:p>
        </w:tc>
      </w:tr>
      <w:tr w:rsidR="00910A2A" w:rsidRPr="00910A2A" w14:paraId="205DFA3C" w14:textId="77777777" w:rsidTr="009E48B5">
        <w:tc>
          <w:tcPr>
            <w:tcW w:w="270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78144B1" w14:textId="5C6F4F66" w:rsidR="00910A2A" w:rsidRPr="00876D5B" w:rsidRDefault="00876D5B" w:rsidP="00E05270">
            <w:pPr>
              <w:spacing w:line="360" w:lineRule="auto"/>
              <w:jc w:val="both"/>
              <w:rPr>
                <w:lang w:val="en-US"/>
              </w:rPr>
            </w:pPr>
            <w:r w:rsidRPr="00876D5B">
              <w:lastRenderedPageBreak/>
              <w:t>Assets/Button</w:t>
            </w:r>
          </w:p>
        </w:tc>
        <w:tc>
          <w:tcPr>
            <w:tcW w:w="631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tcPr>
          <w:p w14:paraId="45351471" w14:textId="0ED41074" w:rsidR="00910A2A" w:rsidRPr="00876D5B" w:rsidRDefault="00876D5B" w:rsidP="00E05270">
            <w:pPr>
              <w:spacing w:line="360" w:lineRule="auto"/>
              <w:jc w:val="both"/>
              <w:rPr>
                <w:lang w:val="en-US"/>
              </w:rPr>
            </w:pPr>
            <w:r w:rsidRPr="00876D5B">
              <w:t>Sprite và asset cho các nút bấm UI và điều khiển cảm ứng</w:t>
            </w:r>
          </w:p>
        </w:tc>
      </w:tr>
      <w:tr w:rsidR="00910A2A" w:rsidRPr="00910A2A" w14:paraId="0CC79991" w14:textId="77777777" w:rsidTr="009E48B5">
        <w:tc>
          <w:tcPr>
            <w:tcW w:w="270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05598B4" w14:textId="2C6B7B22" w:rsidR="00910A2A" w:rsidRPr="00876D5B" w:rsidRDefault="00876D5B" w:rsidP="00E05270">
            <w:pPr>
              <w:spacing w:line="360" w:lineRule="auto"/>
              <w:jc w:val="both"/>
              <w:rPr>
                <w:lang w:val="en-US"/>
              </w:rPr>
            </w:pPr>
            <w:r w:rsidRPr="00876D5B">
              <w:t>Assets/Editor</w:t>
            </w:r>
          </w:p>
        </w:tc>
        <w:tc>
          <w:tcPr>
            <w:tcW w:w="631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tcPr>
          <w:p w14:paraId="7ED0011C" w14:textId="6903206A" w:rsidR="00910A2A" w:rsidRPr="00876D5B" w:rsidRDefault="00876D5B" w:rsidP="00E05270">
            <w:pPr>
              <w:spacing w:line="360" w:lineRule="auto"/>
              <w:jc w:val="both"/>
              <w:rPr>
                <w:lang w:val="en-US"/>
              </w:rPr>
            </w:pPr>
            <w:r w:rsidRPr="00876D5B">
              <w:t>Custom Editor scripts, công cụ hỗ trợ phát triển nội bộ trong Unity Editor</w:t>
            </w:r>
          </w:p>
        </w:tc>
      </w:tr>
      <w:tr w:rsidR="00910A2A" w:rsidRPr="00910A2A" w14:paraId="59070DF1" w14:textId="77777777" w:rsidTr="009E48B5">
        <w:tc>
          <w:tcPr>
            <w:tcW w:w="270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05B1608" w14:textId="7C6EF4BF" w:rsidR="00910A2A" w:rsidRPr="00876D5B" w:rsidRDefault="00876D5B" w:rsidP="00E05270">
            <w:pPr>
              <w:spacing w:line="360" w:lineRule="auto"/>
              <w:jc w:val="both"/>
              <w:rPr>
                <w:lang w:val="en-US"/>
              </w:rPr>
            </w:pPr>
            <w:r w:rsidRPr="00876D5B">
              <w:t>Assets/Enemy</w:t>
            </w:r>
          </w:p>
        </w:tc>
        <w:tc>
          <w:tcPr>
            <w:tcW w:w="631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tcPr>
          <w:p w14:paraId="21692040" w14:textId="7369684F" w:rsidR="00910A2A" w:rsidRPr="00876D5B" w:rsidRDefault="00876D5B" w:rsidP="00E05270">
            <w:pPr>
              <w:spacing w:line="360" w:lineRule="auto"/>
              <w:rPr>
                <w:lang w:val="en-US"/>
              </w:rPr>
            </w:pPr>
            <w:r w:rsidRPr="00876D5B">
              <w:t>Toàn bộ asset kẻ địch: BambooWall, Bos</w:t>
            </w:r>
            <w:r>
              <w:rPr>
                <w:lang w:val="en-US"/>
              </w:rPr>
              <w:t>s</w:t>
            </w:r>
            <w:r w:rsidRPr="00876D5B">
              <w:t>, Crabber,</w:t>
            </w:r>
            <w:r>
              <w:rPr>
                <w:lang w:val="en-US"/>
              </w:rPr>
              <w:t xml:space="preserve"> </w:t>
            </w:r>
            <w:r w:rsidRPr="00876D5B">
              <w:t>Crawling, Dipsa,</w:t>
            </w:r>
            <w:r>
              <w:rPr>
                <w:lang w:val="en-US"/>
              </w:rPr>
              <w:t xml:space="preserve"> </w:t>
            </w:r>
            <w:r w:rsidRPr="00876D5B">
              <w:t>LapisLazer, TwistedDipsa, CommonStuff</w:t>
            </w:r>
          </w:p>
        </w:tc>
      </w:tr>
      <w:tr w:rsidR="00910A2A" w:rsidRPr="00910A2A" w14:paraId="381A609C" w14:textId="77777777" w:rsidTr="009E48B5">
        <w:tc>
          <w:tcPr>
            <w:tcW w:w="270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EAEB675" w14:textId="04ABCEA7" w:rsidR="00910A2A" w:rsidRPr="00876D5B" w:rsidRDefault="00876D5B" w:rsidP="00E05270">
            <w:pPr>
              <w:spacing w:line="360" w:lineRule="auto"/>
              <w:jc w:val="both"/>
              <w:rPr>
                <w:lang w:val="en-US"/>
              </w:rPr>
            </w:pPr>
            <w:r w:rsidRPr="00876D5B">
              <w:t>Assets/Enemy/CommonStuff</w:t>
            </w:r>
          </w:p>
        </w:tc>
        <w:tc>
          <w:tcPr>
            <w:tcW w:w="631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tcPr>
          <w:p w14:paraId="0F9A9387" w14:textId="78512053" w:rsidR="00910A2A" w:rsidRPr="00876D5B" w:rsidRDefault="00876D5B" w:rsidP="00E05270">
            <w:pPr>
              <w:spacing w:line="360" w:lineRule="auto"/>
              <w:rPr>
                <w:lang w:val="en-US"/>
              </w:rPr>
            </w:pPr>
            <w:r w:rsidRPr="00876D5B">
              <w:t>Script và asset dùng chung: Enemy.cs, EnemySlash.cs, HitSilkPS.cs, Projectile.cs, RbPathfindAI.cs, BulletMat, FlashMat, SilkParticles</w:t>
            </w:r>
          </w:p>
        </w:tc>
      </w:tr>
      <w:tr w:rsidR="00910A2A" w:rsidRPr="00910A2A" w14:paraId="223E2D36" w14:textId="77777777" w:rsidTr="009E48B5">
        <w:tc>
          <w:tcPr>
            <w:tcW w:w="270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6F90DD9" w14:textId="626A05CA" w:rsidR="00910A2A" w:rsidRPr="00876D5B" w:rsidRDefault="00876D5B" w:rsidP="00E05270">
            <w:pPr>
              <w:spacing w:line="360" w:lineRule="auto"/>
              <w:jc w:val="both"/>
              <w:rPr>
                <w:lang w:val="en-US"/>
              </w:rPr>
            </w:pPr>
            <w:r w:rsidRPr="00876D5B">
              <w:t>Assets/Enemy/Boss</w:t>
            </w:r>
          </w:p>
        </w:tc>
        <w:tc>
          <w:tcPr>
            <w:tcW w:w="631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tcPr>
          <w:p w14:paraId="7B951B1D" w14:textId="78D5EAB8" w:rsidR="00910A2A" w:rsidRPr="00876D5B" w:rsidRDefault="00876D5B" w:rsidP="00E05270">
            <w:pPr>
              <w:spacing w:line="360" w:lineRule="auto"/>
              <w:rPr>
                <w:lang w:val="en-US"/>
              </w:rPr>
            </w:pPr>
            <w:r w:rsidRPr="00876D5B">
              <w:t xml:space="preserve">Asset </w:t>
            </w:r>
            <w:r w:rsidR="00CA303E">
              <w:rPr>
                <w:lang w:val="en-US"/>
              </w:rPr>
              <w:t>2</w:t>
            </w:r>
            <w:r w:rsidRPr="00876D5B">
              <w:t xml:space="preserve"> boss: BossBatter, GreatCrawler</w:t>
            </w:r>
          </w:p>
        </w:tc>
      </w:tr>
      <w:tr w:rsidR="00910A2A" w:rsidRPr="00910A2A" w14:paraId="1DF98919" w14:textId="77777777" w:rsidTr="009E48B5">
        <w:tc>
          <w:tcPr>
            <w:tcW w:w="270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65925E4" w14:textId="18C46FD8" w:rsidR="00910A2A" w:rsidRPr="00876D5B" w:rsidRDefault="00876D5B" w:rsidP="00E05270">
            <w:pPr>
              <w:spacing w:line="360" w:lineRule="auto"/>
              <w:jc w:val="both"/>
              <w:rPr>
                <w:lang w:val="en-US"/>
              </w:rPr>
            </w:pPr>
            <w:r w:rsidRPr="00876D5B">
              <w:t>Assets/Interactable</w:t>
            </w:r>
          </w:p>
        </w:tc>
        <w:tc>
          <w:tcPr>
            <w:tcW w:w="631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tcPr>
          <w:p w14:paraId="650F7B49" w14:textId="3B1AE10B" w:rsidR="00910A2A" w:rsidRPr="00876D5B" w:rsidRDefault="00876D5B" w:rsidP="00E05270">
            <w:pPr>
              <w:spacing w:line="360" w:lineRule="auto"/>
              <w:jc w:val="both"/>
              <w:rPr>
                <w:lang w:val="en-US"/>
              </w:rPr>
            </w:pPr>
            <w:r w:rsidRPr="00876D5B">
              <w:t>Script và prefab cho đối tượng tương tác trong bản đồ (cửa, cần gạt, rương...)</w:t>
            </w:r>
          </w:p>
        </w:tc>
      </w:tr>
      <w:tr w:rsidR="00910A2A" w:rsidRPr="00910A2A" w14:paraId="5E4A44FA" w14:textId="77777777" w:rsidTr="009E48B5">
        <w:tc>
          <w:tcPr>
            <w:tcW w:w="270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90D34F0" w14:textId="3B01B56E" w:rsidR="00910A2A" w:rsidRPr="00876D5B" w:rsidRDefault="00876D5B" w:rsidP="00E05270">
            <w:pPr>
              <w:spacing w:line="360" w:lineRule="auto"/>
              <w:jc w:val="both"/>
              <w:rPr>
                <w:lang w:val="en-US"/>
              </w:rPr>
            </w:pPr>
            <w:r w:rsidRPr="00876D5B">
              <w:t>Assets/Inventory</w:t>
            </w:r>
          </w:p>
        </w:tc>
        <w:tc>
          <w:tcPr>
            <w:tcW w:w="631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tcPr>
          <w:p w14:paraId="5AB49F25" w14:textId="2DBE5189" w:rsidR="00910A2A" w:rsidRPr="00876D5B" w:rsidRDefault="00876D5B" w:rsidP="00E05270">
            <w:pPr>
              <w:spacing w:line="360" w:lineRule="auto"/>
              <w:jc w:val="both"/>
              <w:rPr>
                <w:lang w:val="en-US"/>
              </w:rPr>
            </w:pPr>
            <w:r w:rsidRPr="00876D5B">
              <w:t>Hệ thống túi đồ: script quản lý, UI inventory, dữ liệu vật phẩm</w:t>
            </w:r>
          </w:p>
        </w:tc>
      </w:tr>
      <w:tr w:rsidR="00910A2A" w:rsidRPr="00910A2A" w14:paraId="1F9C42AB" w14:textId="77777777" w:rsidTr="009E48B5">
        <w:tc>
          <w:tcPr>
            <w:tcW w:w="270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245124B" w14:textId="03FC387B" w:rsidR="00910A2A" w:rsidRPr="00876D5B" w:rsidRDefault="00876D5B" w:rsidP="00E05270">
            <w:pPr>
              <w:spacing w:line="360" w:lineRule="auto"/>
              <w:jc w:val="both"/>
              <w:rPr>
                <w:lang w:val="en-US"/>
              </w:rPr>
            </w:pPr>
            <w:r w:rsidRPr="00876D5B">
              <w:t>Assets/Loot</w:t>
            </w:r>
          </w:p>
        </w:tc>
        <w:tc>
          <w:tcPr>
            <w:tcW w:w="631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tcPr>
          <w:p w14:paraId="0EDBC188" w14:textId="47E68ABA" w:rsidR="00910A2A" w:rsidRPr="00876D5B" w:rsidRDefault="00876D5B" w:rsidP="00E05270">
            <w:pPr>
              <w:spacing w:line="360" w:lineRule="auto"/>
              <w:jc w:val="both"/>
              <w:rPr>
                <w:lang w:val="en-US"/>
              </w:rPr>
            </w:pPr>
            <w:r w:rsidRPr="00876D5B">
              <w:t>Hệ thống rơi đồ: bảng loot drop, prefab vật phẩm rơi ra từ kẻ địch</w:t>
            </w:r>
          </w:p>
        </w:tc>
      </w:tr>
      <w:tr w:rsidR="00910A2A" w:rsidRPr="00910A2A" w14:paraId="133EF270" w14:textId="77777777" w:rsidTr="009E48B5">
        <w:tc>
          <w:tcPr>
            <w:tcW w:w="270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8B65FCE" w14:textId="28953FC6" w:rsidR="00910A2A" w:rsidRPr="00876D5B" w:rsidRDefault="00876D5B" w:rsidP="00E05270">
            <w:pPr>
              <w:spacing w:line="360" w:lineRule="auto"/>
              <w:jc w:val="both"/>
              <w:rPr>
                <w:lang w:val="en-US"/>
              </w:rPr>
            </w:pPr>
            <w:r w:rsidRPr="00876D5B">
              <w:t>Assets/Misc</w:t>
            </w:r>
          </w:p>
        </w:tc>
        <w:tc>
          <w:tcPr>
            <w:tcW w:w="631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tcPr>
          <w:p w14:paraId="178638D5" w14:textId="25F0A12A" w:rsidR="00910A2A" w:rsidRPr="00876D5B" w:rsidRDefault="00876D5B" w:rsidP="00E05270">
            <w:pPr>
              <w:spacing w:line="360" w:lineRule="auto"/>
              <w:jc w:val="both"/>
              <w:rPr>
                <w:lang w:val="en-US"/>
              </w:rPr>
            </w:pPr>
            <w:r w:rsidRPr="00876D5B">
              <w:t>Tài nguyên tổng hợp: shader, material đặc biệt, particle effects chung</w:t>
            </w:r>
          </w:p>
        </w:tc>
      </w:tr>
      <w:tr w:rsidR="00910A2A" w:rsidRPr="00910A2A" w14:paraId="5F2DAA10" w14:textId="77777777" w:rsidTr="009E48B5">
        <w:tc>
          <w:tcPr>
            <w:tcW w:w="270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0E768DC" w14:textId="3989105A" w:rsidR="00910A2A" w:rsidRPr="00876D5B" w:rsidRDefault="00876D5B" w:rsidP="00E05270">
            <w:pPr>
              <w:spacing w:line="360" w:lineRule="auto"/>
              <w:jc w:val="both"/>
              <w:rPr>
                <w:lang w:val="en-US"/>
              </w:rPr>
            </w:pPr>
            <w:r w:rsidRPr="00876D5B">
              <w:t>Assets/NPC</w:t>
            </w:r>
          </w:p>
        </w:tc>
        <w:tc>
          <w:tcPr>
            <w:tcW w:w="631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tcPr>
          <w:p w14:paraId="78AEA645" w14:textId="06226122" w:rsidR="00910A2A" w:rsidRPr="00876D5B" w:rsidRDefault="00876D5B" w:rsidP="00E05270">
            <w:pPr>
              <w:spacing w:line="360" w:lineRule="auto"/>
              <w:jc w:val="both"/>
              <w:rPr>
                <w:lang w:val="en-US"/>
              </w:rPr>
            </w:pPr>
            <w:r w:rsidRPr="00876D5B">
              <w:t>Asset và script cho NPC không phải kẻ địch (người bán hàng, NPC nhiệm vụ...)</w:t>
            </w:r>
          </w:p>
        </w:tc>
      </w:tr>
      <w:tr w:rsidR="00910A2A" w:rsidRPr="00910A2A" w14:paraId="1068D4F8" w14:textId="77777777" w:rsidTr="009E48B5">
        <w:tc>
          <w:tcPr>
            <w:tcW w:w="270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5E21189" w14:textId="60C70DCD" w:rsidR="00910A2A" w:rsidRPr="00876D5B" w:rsidRDefault="00876D5B" w:rsidP="00E05270">
            <w:pPr>
              <w:spacing w:line="360" w:lineRule="auto"/>
              <w:jc w:val="both"/>
              <w:rPr>
                <w:lang w:val="en-US"/>
              </w:rPr>
            </w:pPr>
            <w:r w:rsidRPr="00876D5B">
              <w:t>Assets/Player</w:t>
            </w:r>
          </w:p>
        </w:tc>
        <w:tc>
          <w:tcPr>
            <w:tcW w:w="631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tcPr>
          <w:p w14:paraId="7CC799EB" w14:textId="3E7549FF" w:rsidR="00910A2A" w:rsidRPr="00876D5B" w:rsidRDefault="00876D5B" w:rsidP="00E05270">
            <w:pPr>
              <w:spacing w:line="360" w:lineRule="auto"/>
              <w:jc w:val="both"/>
              <w:rPr>
                <w:lang w:val="en-US"/>
              </w:rPr>
            </w:pPr>
            <w:r w:rsidRPr="00876D5B">
              <w:t>Animation, Prefab, Script, Sprite nhân vật chính + InputMaster.inputactions</w:t>
            </w:r>
          </w:p>
        </w:tc>
      </w:tr>
      <w:tr w:rsidR="00910A2A" w:rsidRPr="00910A2A" w14:paraId="68DE9312" w14:textId="77777777" w:rsidTr="009E48B5">
        <w:tc>
          <w:tcPr>
            <w:tcW w:w="270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0BEE6AB" w14:textId="68F78EA8" w:rsidR="00910A2A" w:rsidRPr="00876D5B" w:rsidRDefault="00876D5B" w:rsidP="00E05270">
            <w:pPr>
              <w:spacing w:line="360" w:lineRule="auto"/>
              <w:jc w:val="both"/>
              <w:rPr>
                <w:lang w:val="en-US"/>
              </w:rPr>
            </w:pPr>
            <w:r w:rsidRPr="00876D5B">
              <w:lastRenderedPageBreak/>
              <w:t>Assets/Scene</w:t>
            </w:r>
          </w:p>
        </w:tc>
        <w:tc>
          <w:tcPr>
            <w:tcW w:w="631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tcPr>
          <w:p w14:paraId="56A3E6EA" w14:textId="29BF065D" w:rsidR="00910A2A" w:rsidRPr="00876D5B" w:rsidRDefault="00876D5B" w:rsidP="00E05270">
            <w:pPr>
              <w:spacing w:line="360" w:lineRule="auto"/>
              <w:rPr>
                <w:lang w:val="en-US"/>
              </w:rPr>
            </w:pPr>
            <w:r w:rsidRPr="00876D5B">
              <w:t>A_star, BGMLoader, GameMaster, LevelLoader, MainMenu; Level/: DirtCaveArea/, MossyCaveArea/, TestArea, Canvas_But..., Template1, Template2</w:t>
            </w:r>
          </w:p>
        </w:tc>
      </w:tr>
      <w:tr w:rsidR="00910A2A" w:rsidRPr="00910A2A" w14:paraId="7A1FC6CE" w14:textId="77777777" w:rsidTr="009E48B5">
        <w:tc>
          <w:tcPr>
            <w:tcW w:w="270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DBD013E" w14:textId="26E295A1" w:rsidR="00910A2A" w:rsidRPr="00876D5B" w:rsidRDefault="00876D5B" w:rsidP="00E05270">
            <w:pPr>
              <w:spacing w:line="360" w:lineRule="auto"/>
              <w:jc w:val="both"/>
              <w:rPr>
                <w:lang w:val="en-US"/>
              </w:rPr>
            </w:pPr>
            <w:r w:rsidRPr="00876D5B">
              <w:t>Assets/TextMeshPro</w:t>
            </w:r>
          </w:p>
        </w:tc>
        <w:tc>
          <w:tcPr>
            <w:tcW w:w="631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tcPr>
          <w:p w14:paraId="16E569FD" w14:textId="658BFB34" w:rsidR="00910A2A" w:rsidRPr="00876D5B" w:rsidRDefault="00876D5B" w:rsidP="00E05270">
            <w:pPr>
              <w:spacing w:line="360" w:lineRule="auto"/>
              <w:jc w:val="both"/>
              <w:rPr>
                <w:lang w:val="en-US"/>
              </w:rPr>
            </w:pPr>
            <w:r w:rsidRPr="00876D5B">
              <w:t>Plugin TextMeshPro cho UI text chất lượng cao trên mọi độ phân giải</w:t>
            </w:r>
          </w:p>
        </w:tc>
      </w:tr>
    </w:tbl>
    <w:p w14:paraId="301ABA02" w14:textId="77777777" w:rsidR="00910A2A" w:rsidRPr="00910A2A" w:rsidRDefault="00910A2A" w:rsidP="00E05270">
      <w:pPr>
        <w:pStyle w:val="ListParagraph"/>
        <w:spacing w:line="360" w:lineRule="auto"/>
        <w:jc w:val="both"/>
        <w:rPr>
          <w:lang w:val="en-US"/>
        </w:rPr>
      </w:pPr>
      <w:r w:rsidRPr="00910A2A">
        <w:rPr>
          <w:lang w:val="en-US"/>
        </w:rPr>
        <w:t xml:space="preserve"> </w:t>
      </w:r>
    </w:p>
    <w:p w14:paraId="0C5EAB3B" w14:textId="54E3B2AC" w:rsidR="00910A2A" w:rsidRPr="00910A2A" w:rsidRDefault="009D7189" w:rsidP="00E05270">
      <w:pPr>
        <w:pStyle w:val="Caption"/>
        <w:rPr>
          <w:lang w:val="en-US"/>
        </w:rPr>
      </w:pPr>
      <w:bookmarkStart w:id="199" w:name="_Toc230475864"/>
      <w:r>
        <w:t>Bảng</w:t>
      </w:r>
      <w:r>
        <w:rPr>
          <w:lang w:val="en-US"/>
        </w:rPr>
        <w:t xml:space="preserve"> 3</w:t>
      </w:r>
      <w:r w:rsidR="00BB5369">
        <w:t>.</w:t>
      </w:r>
      <w:r w:rsidR="00BB5369">
        <w:fldChar w:fldCharType="begin"/>
      </w:r>
      <w:r w:rsidR="00BB5369">
        <w:instrText xml:space="preserve"> SEQ Bảng \* ARABIC \s 1 </w:instrText>
      </w:r>
      <w:r w:rsidR="00BB5369">
        <w:fldChar w:fldCharType="separate"/>
      </w:r>
      <w:r w:rsidR="00BB5369">
        <w:rPr>
          <w:noProof/>
        </w:rPr>
        <w:t>1</w:t>
      </w:r>
      <w:r w:rsidR="00BB5369">
        <w:rPr>
          <w:noProof/>
        </w:rPr>
        <w:fldChar w:fldCharType="end"/>
      </w:r>
      <w:r w:rsidR="000F370C">
        <w:rPr>
          <w:lang w:val="en-US"/>
        </w:rPr>
        <w:t>:</w:t>
      </w:r>
      <w:r w:rsidR="00910A2A" w:rsidRPr="00910A2A">
        <w:rPr>
          <w:lang w:val="en-US"/>
        </w:rPr>
        <w:t xml:space="preserve"> Cấu trúc thư mục project Unity thực tế</w:t>
      </w:r>
      <w:bookmarkEnd w:id="199"/>
    </w:p>
    <w:p w14:paraId="37D036AC" w14:textId="21E4C16B" w:rsidR="00876D5B" w:rsidRDefault="00876D5B" w:rsidP="00E05270">
      <w:pPr>
        <w:pStyle w:val="ListParagraph"/>
        <w:spacing w:line="360" w:lineRule="auto"/>
        <w:rPr>
          <w:i/>
          <w:iCs/>
          <w:lang w:val="en-US"/>
        </w:rPr>
      </w:pPr>
      <w:r>
        <w:rPr>
          <w:noProof/>
        </w:rPr>
        <w:drawing>
          <wp:inline distT="0" distB="0" distL="0" distR="0" wp14:anchorId="5FDCFB70" wp14:editId="71EE1EDE">
            <wp:extent cx="5188585" cy="4244975"/>
            <wp:effectExtent l="0" t="0" r="0" b="3175"/>
            <wp:docPr id="210230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05804" name=""/>
                    <pic:cNvPicPr/>
                  </pic:nvPicPr>
                  <pic:blipFill>
                    <a:blip r:embed="rId23"/>
                    <a:stretch>
                      <a:fillRect/>
                    </a:stretch>
                  </pic:blipFill>
                  <pic:spPr>
                    <a:xfrm>
                      <a:off x="0" y="0"/>
                      <a:ext cx="5188585" cy="4244975"/>
                    </a:xfrm>
                    <a:prstGeom prst="rect">
                      <a:avLst/>
                    </a:prstGeom>
                  </pic:spPr>
                </pic:pic>
              </a:graphicData>
            </a:graphic>
          </wp:inline>
        </w:drawing>
      </w:r>
    </w:p>
    <w:p w14:paraId="56AFE32F" w14:textId="6670B9EC" w:rsidR="00910A2A" w:rsidRPr="00876D5B" w:rsidRDefault="009D7189" w:rsidP="00E05270">
      <w:pPr>
        <w:pStyle w:val="Caption"/>
        <w:rPr>
          <w:lang w:val="en-US"/>
        </w:rPr>
      </w:pPr>
      <w:bookmarkStart w:id="200" w:name="_Toc229790655"/>
      <w:bookmarkStart w:id="201" w:name="_Toc229791224"/>
      <w:bookmarkStart w:id="202" w:name="_Toc229911230"/>
      <w:bookmarkStart w:id="203" w:name="_Toc230475837"/>
      <w:r>
        <w:t>Hình</w:t>
      </w:r>
      <w:r>
        <w:rPr>
          <w:lang w:val="en-US"/>
        </w:rPr>
        <w:t xml:space="preserve"> 3</w:t>
      </w:r>
      <w:r w:rsidR="00750E63">
        <w:t>.</w:t>
      </w:r>
      <w:r w:rsidR="00750E63">
        <w:fldChar w:fldCharType="begin"/>
      </w:r>
      <w:r w:rsidR="00750E63">
        <w:instrText xml:space="preserve"> SEQ Hình \* ARABIC \s 1 </w:instrText>
      </w:r>
      <w:r w:rsidR="00750E63">
        <w:fldChar w:fldCharType="separate"/>
      </w:r>
      <w:r w:rsidR="00750E63">
        <w:rPr>
          <w:noProof/>
        </w:rPr>
        <w:t>3</w:t>
      </w:r>
      <w:r w:rsidR="00750E63">
        <w:rPr>
          <w:noProof/>
        </w:rPr>
        <w:fldChar w:fldCharType="end"/>
      </w:r>
      <w:r w:rsidR="000F370C">
        <w:rPr>
          <w:lang w:val="en-US"/>
        </w:rPr>
        <w:t>:</w:t>
      </w:r>
      <w:r w:rsidR="00910A2A" w:rsidRPr="00876D5B">
        <w:rPr>
          <w:lang w:val="en-US"/>
        </w:rPr>
        <w:t xml:space="preserve"> Ảnh chụp cấu trúc thư mục Assets trong Unity Editor</w:t>
      </w:r>
      <w:bookmarkEnd w:id="200"/>
      <w:bookmarkEnd w:id="201"/>
      <w:bookmarkEnd w:id="202"/>
      <w:bookmarkEnd w:id="203"/>
    </w:p>
    <w:p w14:paraId="34AB5A57" w14:textId="77777777" w:rsidR="00910A2A" w:rsidRPr="00910A2A" w:rsidRDefault="00910A2A" w:rsidP="00E05270">
      <w:pPr>
        <w:pStyle w:val="Heading2"/>
        <w:spacing w:line="360" w:lineRule="auto"/>
      </w:pPr>
      <w:bookmarkStart w:id="204" w:name="_Toc230475762"/>
      <w:r w:rsidRPr="00910A2A">
        <w:t>3.2. Thiết kế nhân vật chính</w:t>
      </w:r>
      <w:bookmarkEnd w:id="204"/>
    </w:p>
    <w:p w14:paraId="2CB59466" w14:textId="77777777" w:rsidR="00910A2A" w:rsidRPr="00910A2A" w:rsidRDefault="00910A2A" w:rsidP="00E05270">
      <w:pPr>
        <w:pStyle w:val="Heading3"/>
        <w:spacing w:line="360" w:lineRule="auto"/>
      </w:pPr>
      <w:bookmarkStart w:id="205" w:name="_Toc230475763"/>
      <w:r w:rsidRPr="00910A2A">
        <w:t>3.2.1. Cấu trúc và tổ chức tài nguyên Player</w:t>
      </w:r>
      <w:bookmarkEnd w:id="205"/>
    </w:p>
    <w:p w14:paraId="31F042EA" w14:textId="6B6009FD" w:rsidR="00910A2A" w:rsidRPr="00910A2A" w:rsidRDefault="00910A2A" w:rsidP="00E05270">
      <w:pPr>
        <w:spacing w:line="360" w:lineRule="auto"/>
        <w:ind w:firstLine="720"/>
        <w:rPr>
          <w:lang w:val="en-US"/>
        </w:rPr>
      </w:pPr>
      <w:r w:rsidRPr="00910A2A">
        <w:rPr>
          <w:lang w:val="en-US"/>
        </w:rPr>
        <w:t xml:space="preserve">Toàn bộ tài nguyên nhân vật được tổ chức trong Assets/Player gồm 4 thư mục con rõ ràng: Animation (Animator Controller và các clip), Prefab (Player.prefab với đầy đủ component), Script (các script điều khiển logic) và Sprite (sprite sheet nhân </w:t>
      </w:r>
      <w:r w:rsidRPr="00910A2A">
        <w:rPr>
          <w:lang w:val="en-US"/>
        </w:rPr>
        <w:lastRenderedPageBreak/>
        <w:t>vật). Ngoài ra có hai file InputMaster quan trọng: InputMaster.cs (class được tự động sinh ra) và InputMaster.inputactions (file cấu hình binding).</w:t>
      </w:r>
    </w:p>
    <w:p w14:paraId="6943D3FC" w14:textId="77777777" w:rsidR="00910A2A" w:rsidRPr="00910A2A" w:rsidRDefault="00910A2A" w:rsidP="00E05270">
      <w:pPr>
        <w:spacing w:line="360" w:lineRule="auto"/>
        <w:ind w:firstLine="720"/>
        <w:rPr>
          <w:lang w:val="en-US"/>
        </w:rPr>
      </w:pPr>
      <w:r w:rsidRPr="00910A2A">
        <w:rPr>
          <w:lang w:val="en-US"/>
        </w:rPr>
        <w:t>Việc tách biệt hoàn toàn tài nguyên nhân vật vào một folder riêng giúp dễ dàng thay thế hoặc nâng cấp từng phần mà không ảnh hưởng đến các hệ thống khác.</w:t>
      </w:r>
    </w:p>
    <w:p w14:paraId="6A28679A" w14:textId="16794A88" w:rsidR="00910A2A" w:rsidRPr="00910A2A" w:rsidRDefault="00876D5B" w:rsidP="00E05270">
      <w:pPr>
        <w:pStyle w:val="ListParagraph"/>
        <w:spacing w:line="360" w:lineRule="auto"/>
        <w:jc w:val="center"/>
        <w:rPr>
          <w:lang w:val="en-US"/>
        </w:rPr>
      </w:pPr>
      <w:r>
        <w:rPr>
          <w:noProof/>
        </w:rPr>
        <w:drawing>
          <wp:inline distT="0" distB="0" distL="0" distR="0" wp14:anchorId="74A9BE5C" wp14:editId="2EF8B660">
            <wp:extent cx="2286000" cy="3362325"/>
            <wp:effectExtent l="0" t="0" r="0" b="9525"/>
            <wp:docPr id="152864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45385" name=""/>
                    <pic:cNvPicPr/>
                  </pic:nvPicPr>
                  <pic:blipFill>
                    <a:blip r:embed="rId24"/>
                    <a:stretch>
                      <a:fillRect/>
                    </a:stretch>
                  </pic:blipFill>
                  <pic:spPr>
                    <a:xfrm>
                      <a:off x="0" y="0"/>
                      <a:ext cx="2286000" cy="3362325"/>
                    </a:xfrm>
                    <a:prstGeom prst="rect">
                      <a:avLst/>
                    </a:prstGeom>
                  </pic:spPr>
                </pic:pic>
              </a:graphicData>
            </a:graphic>
          </wp:inline>
        </w:drawing>
      </w:r>
    </w:p>
    <w:p w14:paraId="5412BE37" w14:textId="3DE470A7" w:rsidR="00910A2A" w:rsidRPr="00910A2A" w:rsidRDefault="009D7189" w:rsidP="00E05270">
      <w:pPr>
        <w:pStyle w:val="Caption"/>
        <w:rPr>
          <w:lang w:val="en-US"/>
        </w:rPr>
      </w:pPr>
      <w:bookmarkStart w:id="206" w:name="_Toc229790656"/>
      <w:bookmarkStart w:id="207" w:name="_Toc229791225"/>
      <w:bookmarkStart w:id="208" w:name="_Toc229911231"/>
      <w:bookmarkStart w:id="209" w:name="_Toc230475838"/>
      <w:r>
        <w:t>Hình</w:t>
      </w:r>
      <w:r>
        <w:rPr>
          <w:lang w:val="en-US"/>
        </w:rPr>
        <w:t xml:space="preserve"> 3</w:t>
      </w:r>
      <w:r w:rsidR="00750E63">
        <w:t>.</w:t>
      </w:r>
      <w:r w:rsidR="00750E63">
        <w:fldChar w:fldCharType="begin"/>
      </w:r>
      <w:r w:rsidR="00750E63">
        <w:instrText xml:space="preserve"> SEQ Hình \* ARABIC \s 1 </w:instrText>
      </w:r>
      <w:r w:rsidR="00750E63">
        <w:fldChar w:fldCharType="separate"/>
      </w:r>
      <w:r w:rsidR="00750E63">
        <w:rPr>
          <w:noProof/>
        </w:rPr>
        <w:t>4</w:t>
      </w:r>
      <w:r w:rsidR="00750E63">
        <w:rPr>
          <w:noProof/>
        </w:rPr>
        <w:fldChar w:fldCharType="end"/>
      </w:r>
      <w:r w:rsidR="000F370C">
        <w:rPr>
          <w:lang w:val="en-US"/>
        </w:rPr>
        <w:t>:</w:t>
      </w:r>
      <w:r w:rsidR="00910A2A" w:rsidRPr="00910A2A">
        <w:rPr>
          <w:lang w:val="en-US"/>
        </w:rPr>
        <w:t xml:space="preserve"> Cấu trúc folder Player trong Unity Editor</w:t>
      </w:r>
      <w:bookmarkEnd w:id="206"/>
      <w:bookmarkEnd w:id="207"/>
      <w:bookmarkEnd w:id="208"/>
      <w:bookmarkEnd w:id="209"/>
    </w:p>
    <w:p w14:paraId="6E1828D5" w14:textId="77777777" w:rsidR="00910A2A" w:rsidRPr="00910A2A" w:rsidRDefault="00910A2A" w:rsidP="00E05270">
      <w:pPr>
        <w:pStyle w:val="Heading3"/>
        <w:spacing w:line="360" w:lineRule="auto"/>
      </w:pPr>
      <w:bookmarkStart w:id="210" w:name="_Toc230475764"/>
      <w:r w:rsidRPr="00910A2A">
        <w:t>3.2.2. Hệ thống input với Unity New Input System</w:t>
      </w:r>
      <w:bookmarkEnd w:id="210"/>
    </w:p>
    <w:p w14:paraId="40E4CEC2" w14:textId="6936329A" w:rsidR="00910A2A" w:rsidRPr="00910A2A" w:rsidRDefault="00910A2A" w:rsidP="00E05270">
      <w:pPr>
        <w:spacing w:line="360" w:lineRule="auto"/>
        <w:ind w:firstLine="720"/>
        <w:rPr>
          <w:lang w:val="en-US"/>
        </w:rPr>
      </w:pPr>
      <w:r w:rsidRPr="00910A2A">
        <w:rPr>
          <w:lang w:val="en-US"/>
        </w:rPr>
        <w:t>Thay vì sử dụng Input System cũ (Input.GetAxis, Input.GetKeyDown), dự án sử dụng Unity New Input System thông qua file cấu hình InputMaster. Đây là hệ thống input hiện đại được Unity khuyến nghị từ phiên bản 2019.1 trở đi.</w:t>
      </w:r>
    </w:p>
    <w:p w14:paraId="45E63A47" w14:textId="1B7F713E" w:rsidR="00910A2A" w:rsidRPr="00910A2A" w:rsidRDefault="00910A2A" w:rsidP="00E05270">
      <w:pPr>
        <w:spacing w:line="360" w:lineRule="auto"/>
        <w:ind w:firstLine="720"/>
        <w:rPr>
          <w:lang w:val="en-US"/>
        </w:rPr>
      </w:pPr>
      <w:r w:rsidRPr="00910A2A">
        <w:rPr>
          <w:lang w:val="en-US"/>
        </w:rPr>
        <w:t>Ưu điểm của New Input System so với cũ:</w:t>
      </w:r>
    </w:p>
    <w:p w14:paraId="2C5683DF" w14:textId="77777777" w:rsidR="00910A2A" w:rsidRPr="00910A2A" w:rsidRDefault="00910A2A" w:rsidP="00E05270">
      <w:pPr>
        <w:spacing w:line="360" w:lineRule="auto"/>
        <w:ind w:firstLine="720"/>
        <w:rPr>
          <w:lang w:val="en-US"/>
        </w:rPr>
      </w:pPr>
      <w:r w:rsidRPr="00910A2A">
        <w:rPr>
          <w:lang w:val="en-US"/>
        </w:rPr>
        <w:t>Định nghĩa action một lần (Move, Jump, Attack, Pause) trong InputMaster.inputactions, bind với nhiều thiết bị: bàn phím/chuột, gamepad và màn hình cảm ứng Android mà không cần thay đổi code.</w:t>
      </w:r>
    </w:p>
    <w:p w14:paraId="0E0DBFD5" w14:textId="77777777" w:rsidR="00910A2A" w:rsidRPr="00910A2A" w:rsidRDefault="00910A2A" w:rsidP="00E05270">
      <w:pPr>
        <w:spacing w:line="360" w:lineRule="auto"/>
        <w:ind w:firstLine="720"/>
        <w:rPr>
          <w:lang w:val="en-US"/>
        </w:rPr>
      </w:pPr>
      <w:r w:rsidRPr="00910A2A">
        <w:rPr>
          <w:lang w:val="en-US"/>
        </w:rPr>
        <w:t>PlayerController đăng ký lắng nghe event (inputActions.Player.Jump.performed += OnJump) thay vì polling trong Update(), hiệu quả hơn và không bỏ sót input khi FPS thấp.</w:t>
      </w:r>
    </w:p>
    <w:p w14:paraId="4084FC3C" w14:textId="77777777" w:rsidR="00910A2A" w:rsidRPr="00910A2A" w:rsidRDefault="00910A2A" w:rsidP="00E05270">
      <w:pPr>
        <w:spacing w:line="360" w:lineRule="auto"/>
        <w:ind w:firstLine="720"/>
        <w:rPr>
          <w:lang w:val="en-US"/>
        </w:rPr>
      </w:pPr>
      <w:r w:rsidRPr="00910A2A">
        <w:rPr>
          <w:lang w:val="en-US"/>
        </w:rPr>
        <w:lastRenderedPageBreak/>
        <w:t>Khi build sang Android, chỉ cần bật binding cho Touch/Screen trong Inspector mà không cần viết lại bất kỳ dòng code nào trong PlayerController.</w:t>
      </w:r>
    </w:p>
    <w:p w14:paraId="48CD69EE" w14:textId="235BE25C" w:rsidR="00910A2A" w:rsidRPr="0024594C" w:rsidRDefault="0083042C" w:rsidP="00E05270">
      <w:pPr>
        <w:spacing w:line="360" w:lineRule="auto"/>
        <w:jc w:val="center"/>
        <w:rPr>
          <w:lang w:val="en-US"/>
        </w:rPr>
      </w:pPr>
      <w:r>
        <w:rPr>
          <w:noProof/>
        </w:rPr>
        <w:drawing>
          <wp:inline distT="0" distB="0" distL="0" distR="0" wp14:anchorId="5B00A224" wp14:editId="1AEC29D3">
            <wp:extent cx="5276850" cy="1381125"/>
            <wp:effectExtent l="0" t="0" r="0" b="9525"/>
            <wp:docPr id="57357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76355" name=""/>
                    <pic:cNvPicPr/>
                  </pic:nvPicPr>
                  <pic:blipFill>
                    <a:blip r:embed="rId25"/>
                    <a:stretch>
                      <a:fillRect/>
                    </a:stretch>
                  </pic:blipFill>
                  <pic:spPr>
                    <a:xfrm>
                      <a:off x="0" y="0"/>
                      <a:ext cx="5276850" cy="1381125"/>
                    </a:xfrm>
                    <a:prstGeom prst="rect">
                      <a:avLst/>
                    </a:prstGeom>
                  </pic:spPr>
                </pic:pic>
              </a:graphicData>
            </a:graphic>
          </wp:inline>
        </w:drawing>
      </w:r>
    </w:p>
    <w:p w14:paraId="565EDDAB" w14:textId="1DEC7945" w:rsidR="00910A2A" w:rsidRPr="00910A2A" w:rsidRDefault="009D7189" w:rsidP="00E05270">
      <w:pPr>
        <w:pStyle w:val="Caption"/>
        <w:rPr>
          <w:lang w:val="en-US"/>
        </w:rPr>
      </w:pPr>
      <w:bookmarkStart w:id="211" w:name="_Toc229790657"/>
      <w:bookmarkStart w:id="212" w:name="_Toc229791226"/>
      <w:bookmarkStart w:id="213" w:name="_Toc229911232"/>
      <w:bookmarkStart w:id="214" w:name="_Toc230475839"/>
      <w:r>
        <w:t>Hình</w:t>
      </w:r>
      <w:r>
        <w:rPr>
          <w:lang w:val="en-US"/>
        </w:rPr>
        <w:t xml:space="preserve"> 3</w:t>
      </w:r>
      <w:r w:rsidR="00750E63">
        <w:t>.</w:t>
      </w:r>
      <w:r w:rsidR="00750E63">
        <w:fldChar w:fldCharType="begin"/>
      </w:r>
      <w:r w:rsidR="00750E63">
        <w:instrText xml:space="preserve"> SEQ Hình \* ARABIC \s 1 </w:instrText>
      </w:r>
      <w:r w:rsidR="00750E63">
        <w:fldChar w:fldCharType="separate"/>
      </w:r>
      <w:r w:rsidR="00750E63">
        <w:rPr>
          <w:noProof/>
        </w:rPr>
        <w:t>5</w:t>
      </w:r>
      <w:r w:rsidR="00750E63">
        <w:rPr>
          <w:noProof/>
        </w:rPr>
        <w:fldChar w:fldCharType="end"/>
      </w:r>
      <w:r w:rsidR="000F370C">
        <w:rPr>
          <w:lang w:val="en-US"/>
        </w:rPr>
        <w:t>:</w:t>
      </w:r>
      <w:r w:rsidR="00910A2A" w:rsidRPr="00910A2A">
        <w:rPr>
          <w:lang w:val="en-US"/>
        </w:rPr>
        <w:t xml:space="preserve"> Cấu hình InputMaster trong Unity New Input System</w:t>
      </w:r>
      <w:bookmarkEnd w:id="211"/>
      <w:bookmarkEnd w:id="212"/>
      <w:bookmarkEnd w:id="213"/>
      <w:bookmarkEnd w:id="214"/>
    </w:p>
    <w:p w14:paraId="106AD6D2" w14:textId="77777777" w:rsidR="00910A2A" w:rsidRPr="00910A2A" w:rsidRDefault="00910A2A" w:rsidP="00E05270">
      <w:pPr>
        <w:pStyle w:val="Heading3"/>
        <w:spacing w:line="360" w:lineRule="auto"/>
      </w:pPr>
      <w:bookmarkStart w:id="215" w:name="_Toc230475765"/>
      <w:r w:rsidRPr="00910A2A">
        <w:t>3.2.3. Thiết kế animation nhân vật</w:t>
      </w:r>
      <w:bookmarkEnd w:id="215"/>
    </w:p>
    <w:p w14:paraId="7604DB0C" w14:textId="38316BA3" w:rsidR="00910A2A" w:rsidRPr="0083042C" w:rsidRDefault="00910A2A" w:rsidP="00E05270">
      <w:pPr>
        <w:spacing w:line="360" w:lineRule="auto"/>
        <w:ind w:firstLine="720"/>
        <w:rPr>
          <w:lang w:val="en-US"/>
        </w:rPr>
      </w:pPr>
      <w:r w:rsidRPr="00910A2A">
        <w:rPr>
          <w:lang w:val="en-US"/>
        </w:rPr>
        <w:t>Sprite sheet nhân vật được thiết kế theo phong cách Pixel Art và chia thành các animation clip riêng biệt trong Animator Controller:</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300"/>
        <w:gridCol w:w="4226"/>
      </w:tblGrid>
      <w:tr w:rsidR="00910A2A" w:rsidRPr="00910A2A" w14:paraId="49A41526" w14:textId="77777777" w:rsidTr="0083042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3354404A" w14:textId="77777777" w:rsidR="00910A2A" w:rsidRPr="0083042C" w:rsidRDefault="00910A2A" w:rsidP="00E05270">
            <w:pPr>
              <w:spacing w:line="360" w:lineRule="auto"/>
              <w:rPr>
                <w:lang w:val="en-US"/>
              </w:rPr>
            </w:pPr>
            <w:r w:rsidRPr="0083042C">
              <w:rPr>
                <w:b/>
                <w:bCs/>
                <w:lang w:val="en-US"/>
              </w:rPr>
              <w:t>Animation Clip</w:t>
            </w:r>
          </w:p>
        </w:tc>
        <w:tc>
          <w:tcPr>
            <w:tcW w:w="1300"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42332422" w14:textId="77777777" w:rsidR="00910A2A" w:rsidRPr="0083042C" w:rsidRDefault="00910A2A" w:rsidP="00E05270">
            <w:pPr>
              <w:spacing w:line="360" w:lineRule="auto"/>
              <w:jc w:val="both"/>
              <w:rPr>
                <w:lang w:val="en-US"/>
              </w:rPr>
            </w:pPr>
            <w:r w:rsidRPr="0083042C">
              <w:rPr>
                <w:b/>
                <w:bCs/>
                <w:lang w:val="en-US"/>
              </w:rPr>
              <w:t>Số frame</w:t>
            </w:r>
          </w:p>
        </w:tc>
        <w:tc>
          <w:tcPr>
            <w:tcW w:w="1300"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3EFE109B" w14:textId="77777777" w:rsidR="00910A2A" w:rsidRPr="0083042C" w:rsidRDefault="00910A2A" w:rsidP="00E05270">
            <w:pPr>
              <w:spacing w:line="360" w:lineRule="auto"/>
              <w:jc w:val="both"/>
              <w:rPr>
                <w:lang w:val="en-US"/>
              </w:rPr>
            </w:pPr>
            <w:r w:rsidRPr="0083042C">
              <w:rPr>
                <w:b/>
                <w:bCs/>
                <w:lang w:val="en-US"/>
              </w:rPr>
              <w:t>FPS</w:t>
            </w:r>
          </w:p>
        </w:tc>
        <w:tc>
          <w:tcPr>
            <w:tcW w:w="4226"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33CFE57F" w14:textId="77777777" w:rsidR="00910A2A" w:rsidRPr="0083042C" w:rsidRDefault="00910A2A" w:rsidP="00E05270">
            <w:pPr>
              <w:spacing w:line="360" w:lineRule="auto"/>
              <w:jc w:val="both"/>
              <w:rPr>
                <w:lang w:val="en-US"/>
              </w:rPr>
            </w:pPr>
            <w:r w:rsidRPr="0083042C">
              <w:rPr>
                <w:b/>
                <w:bCs/>
                <w:lang w:val="en-US"/>
              </w:rPr>
              <w:t>Mô tả</w:t>
            </w:r>
          </w:p>
        </w:tc>
      </w:tr>
      <w:tr w:rsidR="00910A2A" w:rsidRPr="00910A2A" w14:paraId="1BB2B2BD"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6CC2EBE" w14:textId="77777777" w:rsidR="00910A2A" w:rsidRPr="0083042C" w:rsidRDefault="00910A2A" w:rsidP="00E05270">
            <w:pPr>
              <w:spacing w:line="360" w:lineRule="auto"/>
              <w:jc w:val="both"/>
              <w:rPr>
                <w:lang w:val="en-US"/>
              </w:rPr>
            </w:pPr>
            <w:r w:rsidRPr="0083042C">
              <w:rPr>
                <w:lang w:val="en-US"/>
              </w:rPr>
              <w:t>Idle</w:t>
            </w:r>
          </w:p>
        </w:tc>
        <w:tc>
          <w:tcPr>
            <w:tcW w:w="13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22A03FE" w14:textId="77777777" w:rsidR="00910A2A" w:rsidRPr="0083042C" w:rsidRDefault="00910A2A" w:rsidP="00E05270">
            <w:pPr>
              <w:spacing w:line="360" w:lineRule="auto"/>
              <w:jc w:val="both"/>
              <w:rPr>
                <w:lang w:val="en-US"/>
              </w:rPr>
            </w:pPr>
            <w:r w:rsidRPr="0083042C">
              <w:rPr>
                <w:lang w:val="en-US"/>
              </w:rPr>
              <w:t>4</w:t>
            </w:r>
          </w:p>
        </w:tc>
        <w:tc>
          <w:tcPr>
            <w:tcW w:w="13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0E8005D" w14:textId="77777777" w:rsidR="00910A2A" w:rsidRPr="0083042C" w:rsidRDefault="00910A2A" w:rsidP="00E05270">
            <w:pPr>
              <w:spacing w:line="360" w:lineRule="auto"/>
              <w:jc w:val="both"/>
              <w:rPr>
                <w:lang w:val="en-US"/>
              </w:rPr>
            </w:pPr>
            <w:r w:rsidRPr="0083042C">
              <w:rPr>
                <w:lang w:val="en-US"/>
              </w:rPr>
              <w:t>8</w:t>
            </w:r>
          </w:p>
        </w:tc>
        <w:tc>
          <w:tcPr>
            <w:tcW w:w="4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F62C880" w14:textId="77777777" w:rsidR="00910A2A" w:rsidRPr="0083042C" w:rsidRDefault="00910A2A" w:rsidP="00E05270">
            <w:pPr>
              <w:spacing w:line="360" w:lineRule="auto"/>
              <w:jc w:val="both"/>
              <w:rPr>
                <w:lang w:val="en-US"/>
              </w:rPr>
            </w:pPr>
            <w:r w:rsidRPr="0083042C">
              <w:rPr>
                <w:lang w:val="en-US"/>
              </w:rPr>
              <w:t>Đứng yên, animation thở nhẹ nhàng</w:t>
            </w:r>
          </w:p>
        </w:tc>
      </w:tr>
      <w:tr w:rsidR="00910A2A" w:rsidRPr="00910A2A" w14:paraId="3A33768E"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17FC724" w14:textId="77777777" w:rsidR="00910A2A" w:rsidRPr="0083042C" w:rsidRDefault="00910A2A" w:rsidP="00E05270">
            <w:pPr>
              <w:spacing w:line="360" w:lineRule="auto"/>
              <w:jc w:val="both"/>
              <w:rPr>
                <w:lang w:val="en-US"/>
              </w:rPr>
            </w:pPr>
            <w:r w:rsidRPr="0083042C">
              <w:rPr>
                <w:lang w:val="en-US"/>
              </w:rPr>
              <w:t>Run</w:t>
            </w:r>
          </w:p>
        </w:tc>
        <w:tc>
          <w:tcPr>
            <w:tcW w:w="13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E0778B0" w14:textId="77777777" w:rsidR="00910A2A" w:rsidRPr="0083042C" w:rsidRDefault="00910A2A" w:rsidP="00E05270">
            <w:pPr>
              <w:spacing w:line="360" w:lineRule="auto"/>
              <w:jc w:val="both"/>
              <w:rPr>
                <w:lang w:val="en-US"/>
              </w:rPr>
            </w:pPr>
            <w:r w:rsidRPr="0083042C">
              <w:rPr>
                <w:lang w:val="en-US"/>
              </w:rPr>
              <w:t>6</w:t>
            </w:r>
          </w:p>
        </w:tc>
        <w:tc>
          <w:tcPr>
            <w:tcW w:w="13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FADABCA" w14:textId="77777777" w:rsidR="00910A2A" w:rsidRPr="0083042C" w:rsidRDefault="00910A2A" w:rsidP="00E05270">
            <w:pPr>
              <w:spacing w:line="360" w:lineRule="auto"/>
              <w:jc w:val="both"/>
              <w:rPr>
                <w:lang w:val="en-US"/>
              </w:rPr>
            </w:pPr>
            <w:r w:rsidRPr="0083042C">
              <w:rPr>
                <w:lang w:val="en-US"/>
              </w:rPr>
              <w:t>12</w:t>
            </w:r>
          </w:p>
        </w:tc>
        <w:tc>
          <w:tcPr>
            <w:tcW w:w="4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4A43288" w14:textId="77777777" w:rsidR="00910A2A" w:rsidRPr="0083042C" w:rsidRDefault="00910A2A" w:rsidP="00E05270">
            <w:pPr>
              <w:spacing w:line="360" w:lineRule="auto"/>
              <w:jc w:val="both"/>
              <w:rPr>
                <w:lang w:val="en-US"/>
              </w:rPr>
            </w:pPr>
            <w:r w:rsidRPr="0083042C">
              <w:rPr>
                <w:lang w:val="en-US"/>
              </w:rPr>
              <w:t>Di chuyển trái/phải</w:t>
            </w:r>
          </w:p>
        </w:tc>
      </w:tr>
      <w:tr w:rsidR="00910A2A" w:rsidRPr="00910A2A" w14:paraId="216353B8"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357F5AF" w14:textId="77777777" w:rsidR="00910A2A" w:rsidRPr="0083042C" w:rsidRDefault="00910A2A" w:rsidP="00E05270">
            <w:pPr>
              <w:spacing w:line="360" w:lineRule="auto"/>
              <w:jc w:val="both"/>
              <w:rPr>
                <w:lang w:val="en-US"/>
              </w:rPr>
            </w:pPr>
            <w:r w:rsidRPr="0083042C">
              <w:rPr>
                <w:lang w:val="en-US"/>
              </w:rPr>
              <w:t>Jump Rise</w:t>
            </w:r>
          </w:p>
        </w:tc>
        <w:tc>
          <w:tcPr>
            <w:tcW w:w="13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0791B15" w14:textId="77777777" w:rsidR="00910A2A" w:rsidRPr="0083042C" w:rsidRDefault="00910A2A" w:rsidP="00E05270">
            <w:pPr>
              <w:spacing w:line="360" w:lineRule="auto"/>
              <w:jc w:val="both"/>
              <w:rPr>
                <w:lang w:val="en-US"/>
              </w:rPr>
            </w:pPr>
            <w:r w:rsidRPr="0083042C">
              <w:rPr>
                <w:lang w:val="en-US"/>
              </w:rPr>
              <w:t>3</w:t>
            </w:r>
          </w:p>
        </w:tc>
        <w:tc>
          <w:tcPr>
            <w:tcW w:w="13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110CCAC" w14:textId="77777777" w:rsidR="00910A2A" w:rsidRPr="0083042C" w:rsidRDefault="00910A2A" w:rsidP="00E05270">
            <w:pPr>
              <w:spacing w:line="360" w:lineRule="auto"/>
              <w:jc w:val="both"/>
              <w:rPr>
                <w:lang w:val="en-US"/>
              </w:rPr>
            </w:pPr>
            <w:r w:rsidRPr="0083042C">
              <w:rPr>
                <w:lang w:val="en-US"/>
              </w:rPr>
              <w:t>10</w:t>
            </w:r>
          </w:p>
        </w:tc>
        <w:tc>
          <w:tcPr>
            <w:tcW w:w="4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C88A65E" w14:textId="77777777" w:rsidR="00910A2A" w:rsidRPr="0083042C" w:rsidRDefault="00910A2A" w:rsidP="00E05270">
            <w:pPr>
              <w:spacing w:line="360" w:lineRule="auto"/>
              <w:jc w:val="both"/>
              <w:rPr>
                <w:lang w:val="en-US"/>
              </w:rPr>
            </w:pPr>
            <w:r w:rsidRPr="0083042C">
              <w:rPr>
                <w:lang w:val="en-US"/>
              </w:rPr>
              <w:t>Giai đoạn bay lên sau nhảy</w:t>
            </w:r>
          </w:p>
        </w:tc>
      </w:tr>
      <w:tr w:rsidR="00910A2A" w:rsidRPr="00910A2A" w14:paraId="6A820904"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A8F8AB0" w14:textId="77777777" w:rsidR="00910A2A" w:rsidRPr="0083042C" w:rsidRDefault="00910A2A" w:rsidP="00E05270">
            <w:pPr>
              <w:spacing w:line="360" w:lineRule="auto"/>
              <w:jc w:val="both"/>
              <w:rPr>
                <w:lang w:val="en-US"/>
              </w:rPr>
            </w:pPr>
            <w:r w:rsidRPr="0083042C">
              <w:rPr>
                <w:lang w:val="en-US"/>
              </w:rPr>
              <w:t>Jump Fall</w:t>
            </w:r>
          </w:p>
        </w:tc>
        <w:tc>
          <w:tcPr>
            <w:tcW w:w="13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FC881C3" w14:textId="77777777" w:rsidR="00910A2A" w:rsidRPr="0083042C" w:rsidRDefault="00910A2A" w:rsidP="00E05270">
            <w:pPr>
              <w:spacing w:line="360" w:lineRule="auto"/>
              <w:jc w:val="both"/>
              <w:rPr>
                <w:lang w:val="en-US"/>
              </w:rPr>
            </w:pPr>
            <w:r w:rsidRPr="0083042C">
              <w:rPr>
                <w:lang w:val="en-US"/>
              </w:rPr>
              <w:t>3</w:t>
            </w:r>
          </w:p>
        </w:tc>
        <w:tc>
          <w:tcPr>
            <w:tcW w:w="13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A27118B" w14:textId="77777777" w:rsidR="00910A2A" w:rsidRPr="0083042C" w:rsidRDefault="00910A2A" w:rsidP="00E05270">
            <w:pPr>
              <w:spacing w:line="360" w:lineRule="auto"/>
              <w:jc w:val="both"/>
              <w:rPr>
                <w:lang w:val="en-US"/>
              </w:rPr>
            </w:pPr>
            <w:r w:rsidRPr="0083042C">
              <w:rPr>
                <w:lang w:val="en-US"/>
              </w:rPr>
              <w:t>10</w:t>
            </w:r>
          </w:p>
        </w:tc>
        <w:tc>
          <w:tcPr>
            <w:tcW w:w="4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7D8FD81" w14:textId="77777777" w:rsidR="00910A2A" w:rsidRPr="0083042C" w:rsidRDefault="00910A2A" w:rsidP="00E05270">
            <w:pPr>
              <w:spacing w:line="360" w:lineRule="auto"/>
              <w:jc w:val="both"/>
              <w:rPr>
                <w:lang w:val="en-US"/>
              </w:rPr>
            </w:pPr>
            <w:r w:rsidRPr="0083042C">
              <w:rPr>
                <w:lang w:val="en-US"/>
              </w:rPr>
              <w:t>Giai đoạn rơi xuống</w:t>
            </w:r>
          </w:p>
        </w:tc>
      </w:tr>
      <w:tr w:rsidR="00910A2A" w:rsidRPr="00910A2A" w14:paraId="6340DCFC"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9A0BF6A" w14:textId="77777777" w:rsidR="00910A2A" w:rsidRPr="0083042C" w:rsidRDefault="00910A2A" w:rsidP="00E05270">
            <w:pPr>
              <w:spacing w:line="360" w:lineRule="auto"/>
              <w:jc w:val="both"/>
              <w:rPr>
                <w:lang w:val="en-US"/>
              </w:rPr>
            </w:pPr>
            <w:r w:rsidRPr="0083042C">
              <w:rPr>
                <w:lang w:val="en-US"/>
              </w:rPr>
              <w:t>Attack</w:t>
            </w:r>
          </w:p>
        </w:tc>
        <w:tc>
          <w:tcPr>
            <w:tcW w:w="13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6DBFAA2" w14:textId="77777777" w:rsidR="00910A2A" w:rsidRPr="0083042C" w:rsidRDefault="00910A2A" w:rsidP="00E05270">
            <w:pPr>
              <w:spacing w:line="360" w:lineRule="auto"/>
              <w:jc w:val="both"/>
              <w:rPr>
                <w:lang w:val="en-US"/>
              </w:rPr>
            </w:pPr>
            <w:r w:rsidRPr="0083042C">
              <w:rPr>
                <w:lang w:val="en-US"/>
              </w:rPr>
              <w:t>5</w:t>
            </w:r>
          </w:p>
        </w:tc>
        <w:tc>
          <w:tcPr>
            <w:tcW w:w="13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02AEA61" w14:textId="77777777" w:rsidR="00910A2A" w:rsidRPr="0083042C" w:rsidRDefault="00910A2A" w:rsidP="00E05270">
            <w:pPr>
              <w:spacing w:line="360" w:lineRule="auto"/>
              <w:jc w:val="both"/>
              <w:rPr>
                <w:lang w:val="en-US"/>
              </w:rPr>
            </w:pPr>
            <w:r w:rsidRPr="0083042C">
              <w:rPr>
                <w:lang w:val="en-US"/>
              </w:rPr>
              <w:t>15</w:t>
            </w:r>
          </w:p>
        </w:tc>
        <w:tc>
          <w:tcPr>
            <w:tcW w:w="4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96E3055" w14:textId="77777777" w:rsidR="00910A2A" w:rsidRPr="0083042C" w:rsidRDefault="00910A2A" w:rsidP="00E05270">
            <w:pPr>
              <w:spacing w:line="360" w:lineRule="auto"/>
              <w:jc w:val="both"/>
              <w:rPr>
                <w:lang w:val="en-US"/>
              </w:rPr>
            </w:pPr>
            <w:r w:rsidRPr="0083042C">
              <w:rPr>
                <w:lang w:val="en-US"/>
              </w:rPr>
              <w:t>Đòn tấn công cận chiến</w:t>
            </w:r>
          </w:p>
        </w:tc>
      </w:tr>
      <w:tr w:rsidR="00910A2A" w:rsidRPr="00910A2A" w14:paraId="6AA2682E"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A6A88ED" w14:textId="77777777" w:rsidR="00910A2A" w:rsidRPr="0083042C" w:rsidRDefault="00910A2A" w:rsidP="00E05270">
            <w:pPr>
              <w:spacing w:line="360" w:lineRule="auto"/>
              <w:jc w:val="both"/>
              <w:rPr>
                <w:lang w:val="en-US"/>
              </w:rPr>
            </w:pPr>
            <w:r w:rsidRPr="0083042C">
              <w:rPr>
                <w:lang w:val="en-US"/>
              </w:rPr>
              <w:t>Hurt</w:t>
            </w:r>
          </w:p>
        </w:tc>
        <w:tc>
          <w:tcPr>
            <w:tcW w:w="13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413D166" w14:textId="77777777" w:rsidR="00910A2A" w:rsidRPr="0083042C" w:rsidRDefault="00910A2A" w:rsidP="00E05270">
            <w:pPr>
              <w:spacing w:line="360" w:lineRule="auto"/>
              <w:jc w:val="both"/>
              <w:rPr>
                <w:lang w:val="en-US"/>
              </w:rPr>
            </w:pPr>
            <w:r w:rsidRPr="0083042C">
              <w:rPr>
                <w:lang w:val="en-US"/>
              </w:rPr>
              <w:t>3</w:t>
            </w:r>
          </w:p>
        </w:tc>
        <w:tc>
          <w:tcPr>
            <w:tcW w:w="13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7552613" w14:textId="77777777" w:rsidR="00910A2A" w:rsidRPr="0083042C" w:rsidRDefault="00910A2A" w:rsidP="00E05270">
            <w:pPr>
              <w:spacing w:line="360" w:lineRule="auto"/>
              <w:jc w:val="both"/>
              <w:rPr>
                <w:lang w:val="en-US"/>
              </w:rPr>
            </w:pPr>
            <w:r w:rsidRPr="0083042C">
              <w:rPr>
                <w:lang w:val="en-US"/>
              </w:rPr>
              <w:t>10</w:t>
            </w:r>
          </w:p>
        </w:tc>
        <w:tc>
          <w:tcPr>
            <w:tcW w:w="4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8A26FA8" w14:textId="77777777" w:rsidR="00910A2A" w:rsidRPr="0083042C" w:rsidRDefault="00910A2A" w:rsidP="00E05270">
            <w:pPr>
              <w:spacing w:line="360" w:lineRule="auto"/>
              <w:jc w:val="both"/>
              <w:rPr>
                <w:lang w:val="en-US"/>
              </w:rPr>
            </w:pPr>
            <w:r w:rsidRPr="0083042C">
              <w:rPr>
                <w:lang w:val="en-US"/>
              </w:rPr>
              <w:t>Phản ứng khi nhận sát thương</w:t>
            </w:r>
          </w:p>
        </w:tc>
      </w:tr>
      <w:tr w:rsidR="00910A2A" w:rsidRPr="00910A2A" w14:paraId="0886D796"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38398FB" w14:textId="77777777" w:rsidR="00910A2A" w:rsidRPr="0083042C" w:rsidRDefault="00910A2A" w:rsidP="00E05270">
            <w:pPr>
              <w:spacing w:line="360" w:lineRule="auto"/>
              <w:jc w:val="both"/>
              <w:rPr>
                <w:lang w:val="en-US"/>
              </w:rPr>
            </w:pPr>
            <w:r w:rsidRPr="0083042C">
              <w:rPr>
                <w:lang w:val="en-US"/>
              </w:rPr>
              <w:t>Death</w:t>
            </w:r>
          </w:p>
        </w:tc>
        <w:tc>
          <w:tcPr>
            <w:tcW w:w="13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A90C115" w14:textId="77777777" w:rsidR="00910A2A" w:rsidRPr="0083042C" w:rsidRDefault="00910A2A" w:rsidP="00E05270">
            <w:pPr>
              <w:spacing w:line="360" w:lineRule="auto"/>
              <w:jc w:val="both"/>
              <w:rPr>
                <w:lang w:val="en-US"/>
              </w:rPr>
            </w:pPr>
            <w:r w:rsidRPr="0083042C">
              <w:rPr>
                <w:lang w:val="en-US"/>
              </w:rPr>
              <w:t>7</w:t>
            </w:r>
          </w:p>
        </w:tc>
        <w:tc>
          <w:tcPr>
            <w:tcW w:w="13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E4C0BAF" w14:textId="77777777" w:rsidR="00910A2A" w:rsidRPr="0083042C" w:rsidRDefault="00910A2A" w:rsidP="00E05270">
            <w:pPr>
              <w:spacing w:line="360" w:lineRule="auto"/>
              <w:jc w:val="both"/>
              <w:rPr>
                <w:lang w:val="en-US"/>
              </w:rPr>
            </w:pPr>
            <w:r w:rsidRPr="0083042C">
              <w:rPr>
                <w:lang w:val="en-US"/>
              </w:rPr>
              <w:t>10</w:t>
            </w:r>
          </w:p>
        </w:tc>
        <w:tc>
          <w:tcPr>
            <w:tcW w:w="4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669163D" w14:textId="77777777" w:rsidR="00910A2A" w:rsidRPr="0083042C" w:rsidRDefault="00910A2A" w:rsidP="00E05270">
            <w:pPr>
              <w:spacing w:line="360" w:lineRule="auto"/>
              <w:jc w:val="both"/>
              <w:rPr>
                <w:lang w:val="en-US"/>
              </w:rPr>
            </w:pPr>
            <w:r w:rsidRPr="0083042C">
              <w:rPr>
                <w:lang w:val="en-US"/>
              </w:rPr>
              <w:t>Animation chết của nhân vật</w:t>
            </w:r>
          </w:p>
        </w:tc>
      </w:tr>
    </w:tbl>
    <w:p w14:paraId="38095C86" w14:textId="0C69F107" w:rsidR="00910A2A" w:rsidRPr="000F370C" w:rsidRDefault="00910A2A" w:rsidP="00E05270">
      <w:pPr>
        <w:spacing w:line="360" w:lineRule="auto"/>
        <w:jc w:val="both"/>
        <w:rPr>
          <w:lang w:val="en-US"/>
        </w:rPr>
      </w:pPr>
    </w:p>
    <w:p w14:paraId="5A2F6203" w14:textId="459A0CB0" w:rsidR="00910A2A" w:rsidRPr="00910A2A" w:rsidRDefault="009D7189" w:rsidP="00E05270">
      <w:pPr>
        <w:pStyle w:val="Caption"/>
        <w:rPr>
          <w:lang w:val="en-US"/>
        </w:rPr>
      </w:pPr>
      <w:bookmarkStart w:id="216" w:name="_Toc230475865"/>
      <w:r>
        <w:t>Bảng</w:t>
      </w:r>
      <w:r>
        <w:rPr>
          <w:lang w:val="en-US"/>
        </w:rPr>
        <w:t xml:space="preserve"> 3</w:t>
      </w:r>
      <w:r w:rsidR="00BB5369">
        <w:t>.</w:t>
      </w:r>
      <w:r w:rsidR="00BB5369">
        <w:fldChar w:fldCharType="begin"/>
      </w:r>
      <w:r w:rsidR="00BB5369">
        <w:instrText xml:space="preserve"> SEQ Bảng \* ARABIC \s 1 </w:instrText>
      </w:r>
      <w:r w:rsidR="00BB5369">
        <w:fldChar w:fldCharType="separate"/>
      </w:r>
      <w:r w:rsidR="00BB5369">
        <w:rPr>
          <w:noProof/>
        </w:rPr>
        <w:t>2</w:t>
      </w:r>
      <w:r w:rsidR="00BB5369">
        <w:rPr>
          <w:noProof/>
        </w:rPr>
        <w:fldChar w:fldCharType="end"/>
      </w:r>
      <w:r w:rsidR="000F370C">
        <w:rPr>
          <w:lang w:val="en-US"/>
        </w:rPr>
        <w:t>:</w:t>
      </w:r>
      <w:r w:rsidR="00910A2A" w:rsidRPr="00910A2A">
        <w:rPr>
          <w:lang w:val="en-US"/>
        </w:rPr>
        <w:t xml:space="preserve"> Danh sách animation clip nhân vật chính</w:t>
      </w:r>
      <w:bookmarkEnd w:id="216"/>
    </w:p>
    <w:p w14:paraId="39403C7A" w14:textId="541BBEBF" w:rsidR="00910A2A" w:rsidRPr="0083042C" w:rsidRDefault="00910A2A" w:rsidP="00E05270">
      <w:pPr>
        <w:spacing w:line="360" w:lineRule="auto"/>
        <w:ind w:firstLine="720"/>
        <w:rPr>
          <w:lang w:val="en-US"/>
        </w:rPr>
      </w:pPr>
      <w:r w:rsidRPr="00910A2A">
        <w:rPr>
          <w:lang w:val="en-US"/>
        </w:rPr>
        <w:t>Animator Controller sử dụng các parameter: Speed (Float) để chuyển Idle↔Run, IsGrounded (Bool) và IsJumping (Bool) cho trạng thái nhảy, Attack (Trigger) kích hoạt từ mọi trạng thái, Hurt (Trigger) có thể interrupt mọi trạng thái trừ Death, IsDead (Bool) khóa tất cả transition khác.</w:t>
      </w:r>
    </w:p>
    <w:p w14:paraId="148F9DBE" w14:textId="77777777" w:rsidR="00A76656" w:rsidRDefault="00C4268E" w:rsidP="00E05270">
      <w:pPr>
        <w:spacing w:line="360" w:lineRule="auto"/>
        <w:rPr>
          <w:lang w:val="en-US"/>
        </w:rPr>
      </w:pPr>
      <w:bookmarkStart w:id="217" w:name="_Toc229790658"/>
      <w:bookmarkStart w:id="218" w:name="_Toc229791227"/>
      <w:r>
        <w:rPr>
          <w:noProof/>
        </w:rPr>
        <w:lastRenderedPageBreak/>
        <w:drawing>
          <wp:inline distT="0" distB="0" distL="0" distR="0" wp14:anchorId="2B0F106B" wp14:editId="0BC89EE3">
            <wp:extent cx="5219700" cy="2585720"/>
            <wp:effectExtent l="0" t="0" r="0" b="5080"/>
            <wp:docPr id="75084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44032" name=""/>
                    <pic:cNvPicPr/>
                  </pic:nvPicPr>
                  <pic:blipFill>
                    <a:blip r:embed="rId26"/>
                    <a:stretch>
                      <a:fillRect/>
                    </a:stretch>
                  </pic:blipFill>
                  <pic:spPr>
                    <a:xfrm>
                      <a:off x="0" y="0"/>
                      <a:ext cx="5219700" cy="2585720"/>
                    </a:xfrm>
                    <a:prstGeom prst="rect">
                      <a:avLst/>
                    </a:prstGeom>
                  </pic:spPr>
                </pic:pic>
              </a:graphicData>
            </a:graphic>
          </wp:inline>
        </w:drawing>
      </w:r>
      <w:r w:rsidR="000F370C">
        <w:t xml:space="preserve">Hình </w:t>
      </w:r>
    </w:p>
    <w:p w14:paraId="350490C7" w14:textId="60860E63" w:rsidR="00910A2A" w:rsidRPr="00910A2A" w:rsidRDefault="009D7189" w:rsidP="00E05270">
      <w:pPr>
        <w:pStyle w:val="Caption"/>
        <w:rPr>
          <w:lang w:val="en-US"/>
        </w:rPr>
      </w:pPr>
      <w:bookmarkStart w:id="219" w:name="_Toc229911233"/>
      <w:bookmarkStart w:id="220" w:name="_Toc230475840"/>
      <w:r>
        <w:t>Hình</w:t>
      </w:r>
      <w:r>
        <w:rPr>
          <w:lang w:val="en-US"/>
        </w:rPr>
        <w:t xml:space="preserve"> 3</w:t>
      </w:r>
      <w:r w:rsidR="00750E63">
        <w:t>.</w:t>
      </w:r>
      <w:r w:rsidR="00750E63">
        <w:fldChar w:fldCharType="begin"/>
      </w:r>
      <w:r w:rsidR="00750E63">
        <w:instrText xml:space="preserve"> SEQ Hình \* ARABIC \s 1 </w:instrText>
      </w:r>
      <w:r w:rsidR="00750E63">
        <w:fldChar w:fldCharType="separate"/>
      </w:r>
      <w:r w:rsidR="00750E63">
        <w:rPr>
          <w:noProof/>
        </w:rPr>
        <w:t>6</w:t>
      </w:r>
      <w:r w:rsidR="00750E63">
        <w:rPr>
          <w:noProof/>
        </w:rPr>
        <w:fldChar w:fldCharType="end"/>
      </w:r>
      <w:r w:rsidR="000F370C">
        <w:rPr>
          <w:lang w:val="en-US"/>
        </w:rPr>
        <w:t xml:space="preserve">: </w:t>
      </w:r>
      <w:r w:rsidR="00910A2A" w:rsidRPr="00910A2A">
        <w:rPr>
          <w:lang w:val="en-US"/>
        </w:rPr>
        <w:t>Animator State Machine của nhân vật chính</w:t>
      </w:r>
      <w:bookmarkEnd w:id="217"/>
      <w:bookmarkEnd w:id="218"/>
      <w:bookmarkEnd w:id="219"/>
      <w:bookmarkEnd w:id="220"/>
    </w:p>
    <w:p w14:paraId="0B32FED5" w14:textId="77777777" w:rsidR="00910A2A" w:rsidRPr="00910A2A" w:rsidRDefault="00910A2A" w:rsidP="00E05270">
      <w:pPr>
        <w:pStyle w:val="Heading3"/>
        <w:spacing w:line="360" w:lineRule="auto"/>
      </w:pPr>
      <w:bookmarkStart w:id="221" w:name="_Toc230475766"/>
      <w:r w:rsidRPr="00910A2A">
        <w:t>3.2.4. Thiết kế hệ thống chiến đấu và HP</w:t>
      </w:r>
      <w:bookmarkEnd w:id="221"/>
    </w:p>
    <w:p w14:paraId="0E4681A3" w14:textId="28EC0165" w:rsidR="00910A2A" w:rsidRPr="00910A2A" w:rsidRDefault="00910A2A" w:rsidP="00E05270">
      <w:pPr>
        <w:spacing w:line="360" w:lineRule="auto"/>
        <w:ind w:firstLine="720"/>
        <w:rPr>
          <w:lang w:val="en-US"/>
        </w:rPr>
      </w:pPr>
      <w:r w:rsidRPr="00910A2A">
        <w:rPr>
          <w:lang w:val="en-US"/>
        </w:rPr>
        <w:t>Hệ thống tấn công của nhân vật sử dụng Physics2D.OverlapBox tại vị trí trước mặt nhân vật khi thực hiện animation Attack. Mọi đối tượng có Layer "Enemy" trong vùng này sẽ nhận sát thương thông qua hàm TakeDamage() của Enemy.cs.</w:t>
      </w:r>
    </w:p>
    <w:p w14:paraId="7C441DBC" w14:textId="3525B177" w:rsidR="00910A2A" w:rsidRPr="00910A2A" w:rsidRDefault="00910A2A" w:rsidP="00E05270">
      <w:pPr>
        <w:spacing w:line="360" w:lineRule="auto"/>
        <w:ind w:firstLine="360"/>
        <w:rPr>
          <w:lang w:val="en-US"/>
        </w:rPr>
      </w:pPr>
      <w:r w:rsidRPr="00910A2A">
        <w:rPr>
          <w:lang w:val="en-US"/>
        </w:rPr>
        <w:t>Hệ thống HP nhân vật:</w:t>
      </w:r>
    </w:p>
    <w:p w14:paraId="72B8890A" w14:textId="46E5CC3A" w:rsidR="00917056" w:rsidRDefault="00910A2A" w:rsidP="00E05270">
      <w:pPr>
        <w:pStyle w:val="ListParagraph"/>
        <w:numPr>
          <w:ilvl w:val="0"/>
          <w:numId w:val="89"/>
        </w:numPr>
        <w:spacing w:line="360" w:lineRule="auto"/>
        <w:rPr>
          <w:lang w:val="en-US"/>
        </w:rPr>
      </w:pPr>
      <w:r w:rsidRPr="00917056">
        <w:rPr>
          <w:lang w:val="en-US"/>
        </w:rPr>
        <w:t xml:space="preserve">HP tối đa: </w:t>
      </w:r>
      <w:r w:rsidR="00917056">
        <w:rPr>
          <w:lang w:val="en-US"/>
        </w:rPr>
        <w:t>T</w:t>
      </w:r>
      <w:r w:rsidR="00917056" w:rsidRPr="00917056">
        <w:t>ối đa 5 mạng, hiển thị bằng icon  trên HUD.</w:t>
      </w:r>
    </w:p>
    <w:p w14:paraId="153E4D47" w14:textId="645E3F1E" w:rsidR="00910A2A" w:rsidRPr="00917056" w:rsidRDefault="00910A2A" w:rsidP="00E05270">
      <w:pPr>
        <w:pStyle w:val="ListParagraph"/>
        <w:numPr>
          <w:ilvl w:val="0"/>
          <w:numId w:val="89"/>
        </w:numPr>
        <w:spacing w:line="360" w:lineRule="auto"/>
        <w:rPr>
          <w:lang w:val="en-US"/>
        </w:rPr>
      </w:pPr>
      <w:r w:rsidRPr="00917056">
        <w:rPr>
          <w:lang w:val="en-US"/>
        </w:rPr>
        <w:t>Sau khi nhận sát thương: sprite nhấp nháy đỏ trong 1.5 giây (invincibility frames)</w:t>
      </w:r>
      <w:r w:rsidR="00917056">
        <w:rPr>
          <w:lang w:val="en-US"/>
        </w:rPr>
        <w:t xml:space="preserve"> trừ đi 1 mạng của nhân vật</w:t>
      </w:r>
      <w:r w:rsidRPr="00917056">
        <w:rPr>
          <w:lang w:val="en-US"/>
        </w:rPr>
        <w:t>.</w:t>
      </w:r>
    </w:p>
    <w:p w14:paraId="12276B2C" w14:textId="77777777" w:rsidR="00910A2A" w:rsidRPr="000F370C" w:rsidRDefault="00910A2A" w:rsidP="00E05270">
      <w:pPr>
        <w:pStyle w:val="ListParagraph"/>
        <w:numPr>
          <w:ilvl w:val="0"/>
          <w:numId w:val="89"/>
        </w:numPr>
        <w:spacing w:line="360" w:lineRule="auto"/>
        <w:rPr>
          <w:lang w:val="en-US"/>
        </w:rPr>
      </w:pPr>
      <w:r w:rsidRPr="000F370C">
        <w:rPr>
          <w:lang w:val="en-US"/>
        </w:rPr>
        <w:t>Thu thập Loot hồi máu (từ hệ thống Assets/Loot): gọi Heal(amount), không vượt quá MaxHP.</w:t>
      </w:r>
    </w:p>
    <w:p w14:paraId="7E2F02CB" w14:textId="3E5CA4C0" w:rsidR="00910A2A" w:rsidRPr="000F370C" w:rsidRDefault="00910A2A" w:rsidP="00E05270">
      <w:pPr>
        <w:pStyle w:val="ListParagraph"/>
        <w:numPr>
          <w:ilvl w:val="0"/>
          <w:numId w:val="89"/>
        </w:numPr>
        <w:spacing w:line="360" w:lineRule="auto"/>
        <w:rPr>
          <w:lang w:val="en-US"/>
        </w:rPr>
      </w:pPr>
      <w:r w:rsidRPr="000F370C">
        <w:rPr>
          <w:lang w:val="en-US"/>
        </w:rPr>
        <w:t>Khi HP ≤ 0: gọi Die(), kích hoạt animation Death, vô hiệu hóa toàn bộ input, thông báo GameMaster → Game Over.</w:t>
      </w:r>
    </w:p>
    <w:p w14:paraId="6C8B2DBD" w14:textId="77777777" w:rsidR="00910A2A" w:rsidRPr="00910A2A" w:rsidRDefault="00910A2A" w:rsidP="00E05270">
      <w:pPr>
        <w:pStyle w:val="Heading2"/>
        <w:spacing w:line="360" w:lineRule="auto"/>
      </w:pPr>
      <w:bookmarkStart w:id="222" w:name="_Toc230475767"/>
      <w:r w:rsidRPr="00910A2A">
        <w:t>3.3. Thiết kế hệ thống kẻ địch</w:t>
      </w:r>
      <w:bookmarkEnd w:id="222"/>
    </w:p>
    <w:p w14:paraId="32669F93" w14:textId="77777777" w:rsidR="00910A2A" w:rsidRPr="00910A2A" w:rsidRDefault="00910A2A" w:rsidP="00E05270">
      <w:pPr>
        <w:pStyle w:val="Heading3"/>
        <w:spacing w:line="360" w:lineRule="auto"/>
      </w:pPr>
      <w:bookmarkStart w:id="223" w:name="_Toc230475768"/>
      <w:r w:rsidRPr="00910A2A">
        <w:t>3.3.1. Tổng quan và kiến trúc</w:t>
      </w:r>
      <w:bookmarkEnd w:id="223"/>
    </w:p>
    <w:p w14:paraId="1B1DB033" w14:textId="6C32D7D7" w:rsidR="00910A2A" w:rsidRPr="00910A2A" w:rsidRDefault="00910A2A" w:rsidP="00E05270">
      <w:pPr>
        <w:spacing w:line="360" w:lineRule="auto"/>
        <w:ind w:firstLine="720"/>
        <w:rPr>
          <w:lang w:val="en-US"/>
        </w:rPr>
      </w:pPr>
      <w:r w:rsidRPr="00910A2A">
        <w:rPr>
          <w:lang w:val="en-US"/>
        </w:rPr>
        <w:t xml:space="preserve">Hệ thống kẻ địch là điểm nổi bật của dự án với mức độ đa dạng cao: 7 loại kẻ địch thường và </w:t>
      </w:r>
      <w:r w:rsidR="00917056">
        <w:rPr>
          <w:lang w:val="en-US"/>
        </w:rPr>
        <w:t>2</w:t>
      </w:r>
      <w:r w:rsidRPr="00910A2A">
        <w:rPr>
          <w:lang w:val="en-US"/>
        </w:rPr>
        <w:t xml:space="preserve"> Boss, mỗi loại có AI, animation và phong cách chiến đấu riêng biệt. Tất cả được tổ chức trong Assets/Enemy với mỗi loại nằm trong thư mục con riêng.</w:t>
      </w:r>
    </w:p>
    <w:p w14:paraId="7BAEE0CF" w14:textId="0DAB8BED" w:rsidR="00910A2A" w:rsidRPr="00910A2A" w:rsidRDefault="00910A2A" w:rsidP="00E05270">
      <w:pPr>
        <w:spacing w:line="360" w:lineRule="auto"/>
        <w:ind w:firstLine="720"/>
        <w:rPr>
          <w:lang w:val="en-US"/>
        </w:rPr>
      </w:pPr>
      <w:r w:rsidRPr="00910A2A">
        <w:rPr>
          <w:lang w:val="en-US"/>
        </w:rPr>
        <w:t xml:space="preserve">Kiến trúc kế thừa: Enemy.cs trong Assets/Enemy/CommonStuff là base class chứa thuộc tính HP, damage, tốc độ, các phương thức TakeDamage(), Die() và tích hợp </w:t>
      </w:r>
      <w:r w:rsidRPr="00910A2A">
        <w:rPr>
          <w:lang w:val="en-US"/>
        </w:rPr>
        <w:lastRenderedPageBreak/>
        <w:t>với hệ thống Loot. Các script AI cụ thể (CrabberAI, DipsaAI...) kế thừa hoặc compose với Enemy.cs và RbPathfindAI.cs để tạo hành vi riêng.</w:t>
      </w:r>
    </w:p>
    <w:p w14:paraId="58698A7A" w14:textId="394580E7" w:rsidR="00910A2A" w:rsidRPr="00910A2A" w:rsidRDefault="00910A2A" w:rsidP="00E05270">
      <w:pPr>
        <w:spacing w:line="360" w:lineRule="auto"/>
        <w:ind w:firstLine="360"/>
        <w:rPr>
          <w:lang w:val="en-US"/>
        </w:rPr>
      </w:pPr>
      <w:r w:rsidRPr="00910A2A">
        <w:rPr>
          <w:lang w:val="en-US"/>
        </w:rPr>
        <w:t>Tài nguyên dùng chung trong CommonStuff:</w:t>
      </w:r>
    </w:p>
    <w:p w14:paraId="63F2523E" w14:textId="77777777" w:rsidR="00910A2A" w:rsidRPr="000F370C" w:rsidRDefault="00910A2A" w:rsidP="00E05270">
      <w:pPr>
        <w:pStyle w:val="ListParagraph"/>
        <w:numPr>
          <w:ilvl w:val="0"/>
          <w:numId w:val="90"/>
        </w:numPr>
        <w:spacing w:line="360" w:lineRule="auto"/>
        <w:rPr>
          <w:lang w:val="en-US"/>
        </w:rPr>
      </w:pPr>
      <w:r w:rsidRPr="000F370C">
        <w:rPr>
          <w:lang w:val="en-US"/>
        </w:rPr>
        <w:t>Enemy.cs: Base class với đầy đủ logic HP, damage, death và loot drop.</w:t>
      </w:r>
    </w:p>
    <w:p w14:paraId="624A1240" w14:textId="77777777" w:rsidR="00910A2A" w:rsidRPr="000F370C" w:rsidRDefault="00910A2A" w:rsidP="00E05270">
      <w:pPr>
        <w:pStyle w:val="ListParagraph"/>
        <w:numPr>
          <w:ilvl w:val="0"/>
          <w:numId w:val="90"/>
        </w:numPr>
        <w:spacing w:line="360" w:lineRule="auto"/>
        <w:rPr>
          <w:lang w:val="en-US"/>
        </w:rPr>
      </w:pPr>
      <w:r w:rsidRPr="000F370C">
        <w:rPr>
          <w:lang w:val="en-US"/>
        </w:rPr>
        <w:t>RbPathfindAI.cs: Script tích hợp A* Pathfinding, xử lý tính toán path và di chuyển Rigidbody2D theo waypoint.</w:t>
      </w:r>
    </w:p>
    <w:p w14:paraId="4EAB1982" w14:textId="77777777" w:rsidR="00910A2A" w:rsidRPr="000F370C" w:rsidRDefault="00910A2A" w:rsidP="00E05270">
      <w:pPr>
        <w:pStyle w:val="ListParagraph"/>
        <w:numPr>
          <w:ilvl w:val="0"/>
          <w:numId w:val="90"/>
        </w:numPr>
        <w:spacing w:line="360" w:lineRule="auto"/>
        <w:rPr>
          <w:lang w:val="en-US"/>
        </w:rPr>
      </w:pPr>
      <w:r w:rsidRPr="000F370C">
        <w:rPr>
          <w:lang w:val="en-US"/>
        </w:rPr>
        <w:t>EnemySlash.cs: Hitbox tấn công cận chiến dùng chung cho các kẻ địch melee.</w:t>
      </w:r>
    </w:p>
    <w:p w14:paraId="14FE7E86" w14:textId="77777777" w:rsidR="00910A2A" w:rsidRPr="000F370C" w:rsidRDefault="00910A2A" w:rsidP="00E05270">
      <w:pPr>
        <w:pStyle w:val="ListParagraph"/>
        <w:numPr>
          <w:ilvl w:val="0"/>
          <w:numId w:val="90"/>
        </w:numPr>
        <w:spacing w:line="360" w:lineRule="auto"/>
        <w:rPr>
          <w:lang w:val="en-US"/>
        </w:rPr>
      </w:pPr>
      <w:r w:rsidRPr="000F370C">
        <w:rPr>
          <w:lang w:val="en-US"/>
        </w:rPr>
        <w:t>Projectile.cs: Logic đạn/vật thể bắn ra cho kẻ địch tầm xa (LapisLazer, TwistedDipsa, BossEldritch).</w:t>
      </w:r>
    </w:p>
    <w:p w14:paraId="02489C8C" w14:textId="77777777" w:rsidR="00910A2A" w:rsidRPr="000F370C" w:rsidRDefault="00910A2A" w:rsidP="00E05270">
      <w:pPr>
        <w:pStyle w:val="ListParagraph"/>
        <w:numPr>
          <w:ilvl w:val="0"/>
          <w:numId w:val="90"/>
        </w:numPr>
        <w:spacing w:line="360" w:lineRule="auto"/>
        <w:rPr>
          <w:lang w:val="en-US"/>
        </w:rPr>
      </w:pPr>
      <w:r w:rsidRPr="000F370C">
        <w:rPr>
          <w:lang w:val="en-US"/>
        </w:rPr>
        <w:t>HitSilkPS.cs + SilkParticles: Particle effect khi bị trúng đòn, dùng chung cho tất cả kẻ địch.</w:t>
      </w:r>
    </w:p>
    <w:p w14:paraId="36AA4D60" w14:textId="77777777" w:rsidR="00910A2A" w:rsidRPr="000F370C" w:rsidRDefault="00910A2A" w:rsidP="00E05270">
      <w:pPr>
        <w:pStyle w:val="ListParagraph"/>
        <w:numPr>
          <w:ilvl w:val="0"/>
          <w:numId w:val="90"/>
        </w:numPr>
        <w:spacing w:line="360" w:lineRule="auto"/>
        <w:rPr>
          <w:lang w:val="en-US"/>
        </w:rPr>
      </w:pPr>
      <w:r w:rsidRPr="000F370C">
        <w:rPr>
          <w:lang w:val="en-US"/>
        </w:rPr>
        <w:t>BulletMat, FlashMat: Material đặc biệt cho hiệu ứng trúng đạn và flash khi nhận sát thương.</w:t>
      </w:r>
    </w:p>
    <w:p w14:paraId="3E671D4A" w14:textId="01B4220B" w:rsidR="00910A2A" w:rsidRPr="00CA303E" w:rsidRDefault="00910A2A" w:rsidP="00E05270">
      <w:pPr>
        <w:spacing w:line="360" w:lineRule="auto"/>
        <w:jc w:val="both"/>
      </w:pPr>
      <w:r w:rsidRPr="0024594C">
        <w:rPr>
          <w:lang w:val="en-US"/>
        </w:rPr>
        <w:t xml:space="preserve"> </w:t>
      </w:r>
      <w:r w:rsidR="00CA303E">
        <w:rPr>
          <w:noProof/>
        </w:rPr>
        <w:drawing>
          <wp:inline distT="0" distB="0" distL="0" distR="0" wp14:anchorId="768AAA8D" wp14:editId="412AB917">
            <wp:extent cx="5760085" cy="1153160"/>
            <wp:effectExtent l="0" t="0" r="0" b="8890"/>
            <wp:docPr id="3017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7283" name=""/>
                    <pic:cNvPicPr/>
                  </pic:nvPicPr>
                  <pic:blipFill>
                    <a:blip r:embed="rId27"/>
                    <a:stretch>
                      <a:fillRect/>
                    </a:stretch>
                  </pic:blipFill>
                  <pic:spPr>
                    <a:xfrm>
                      <a:off x="0" y="0"/>
                      <a:ext cx="5760085" cy="1153160"/>
                    </a:xfrm>
                    <a:prstGeom prst="rect">
                      <a:avLst/>
                    </a:prstGeom>
                  </pic:spPr>
                </pic:pic>
              </a:graphicData>
            </a:graphic>
          </wp:inline>
        </w:drawing>
      </w:r>
    </w:p>
    <w:p w14:paraId="43D67480" w14:textId="487B98DD" w:rsidR="00910A2A" w:rsidRPr="00910A2A" w:rsidRDefault="009D7189" w:rsidP="00E05270">
      <w:pPr>
        <w:pStyle w:val="Caption"/>
        <w:rPr>
          <w:lang w:val="en-US"/>
        </w:rPr>
      </w:pPr>
      <w:bookmarkStart w:id="224" w:name="_Toc229790659"/>
      <w:bookmarkStart w:id="225" w:name="_Toc229791228"/>
      <w:bookmarkStart w:id="226" w:name="_Toc229911234"/>
      <w:bookmarkStart w:id="227" w:name="_Toc230475841"/>
      <w:r>
        <w:t>Hình</w:t>
      </w:r>
      <w:r>
        <w:rPr>
          <w:lang w:val="en-US"/>
        </w:rPr>
        <w:t xml:space="preserve"> 3</w:t>
      </w:r>
      <w:r w:rsidR="00750E63">
        <w:t>.</w:t>
      </w:r>
      <w:r w:rsidR="00750E63">
        <w:fldChar w:fldCharType="begin"/>
      </w:r>
      <w:r w:rsidR="00750E63">
        <w:instrText xml:space="preserve"> SEQ Hình \* ARABIC \s 1 </w:instrText>
      </w:r>
      <w:r w:rsidR="00750E63">
        <w:fldChar w:fldCharType="separate"/>
      </w:r>
      <w:r w:rsidR="00750E63">
        <w:rPr>
          <w:noProof/>
        </w:rPr>
        <w:t>7</w:t>
      </w:r>
      <w:r w:rsidR="00750E63">
        <w:rPr>
          <w:noProof/>
        </w:rPr>
        <w:fldChar w:fldCharType="end"/>
      </w:r>
      <w:r w:rsidR="000F370C">
        <w:rPr>
          <w:lang w:val="en-US"/>
        </w:rPr>
        <w:t>:</w:t>
      </w:r>
      <w:r w:rsidR="00910A2A" w:rsidRPr="00910A2A">
        <w:rPr>
          <w:lang w:val="en-US"/>
        </w:rPr>
        <w:t xml:space="preserve"> Cấu trúc folder Enemy trong Unity Editor</w:t>
      </w:r>
      <w:bookmarkEnd w:id="224"/>
      <w:bookmarkEnd w:id="225"/>
      <w:bookmarkEnd w:id="226"/>
      <w:bookmarkEnd w:id="227"/>
    </w:p>
    <w:p w14:paraId="15401A82" w14:textId="77777777" w:rsidR="00910A2A" w:rsidRPr="00910A2A" w:rsidRDefault="00910A2A" w:rsidP="00E05270">
      <w:pPr>
        <w:pStyle w:val="Heading3"/>
        <w:spacing w:line="360" w:lineRule="auto"/>
      </w:pPr>
      <w:bookmarkStart w:id="228" w:name="_Toc230475769"/>
      <w:r w:rsidRPr="00910A2A">
        <w:t>3.3.2. Chi tiết các loại kẻ địch thường</w:t>
      </w:r>
      <w:bookmarkEnd w:id="228"/>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7"/>
        <w:gridCol w:w="882"/>
        <w:gridCol w:w="1096"/>
        <w:gridCol w:w="1587"/>
        <w:gridCol w:w="3794"/>
      </w:tblGrid>
      <w:tr w:rsidR="00471814" w:rsidRPr="00E0551B" w14:paraId="6DC9580B" w14:textId="77777777" w:rsidTr="00CF0F48">
        <w:tc>
          <w:tcPr>
            <w:tcW w:w="1667"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12EF3441" w14:textId="77777777" w:rsidR="00471814" w:rsidRPr="00E0551B" w:rsidRDefault="00471814" w:rsidP="00E05270">
            <w:pPr>
              <w:spacing w:line="360" w:lineRule="auto"/>
              <w:jc w:val="center"/>
            </w:pPr>
            <w:r w:rsidRPr="00E0551B">
              <w:rPr>
                <w:b/>
                <w:bCs/>
              </w:rPr>
              <w:t>Tên kẻ địch</w:t>
            </w:r>
          </w:p>
        </w:tc>
        <w:tc>
          <w:tcPr>
            <w:tcW w:w="882"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7DB45D7B" w14:textId="77777777" w:rsidR="00471814" w:rsidRPr="00E0551B" w:rsidRDefault="00471814" w:rsidP="00E05270">
            <w:pPr>
              <w:spacing w:line="360" w:lineRule="auto"/>
              <w:jc w:val="center"/>
            </w:pPr>
            <w:r w:rsidRPr="00E0551B">
              <w:rPr>
                <w:b/>
                <w:bCs/>
              </w:rPr>
              <w:t>HP</w:t>
            </w:r>
          </w:p>
        </w:tc>
        <w:tc>
          <w:tcPr>
            <w:tcW w:w="1096"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0B7324EA" w14:textId="77777777" w:rsidR="00471814" w:rsidRPr="00E0551B" w:rsidRDefault="00471814" w:rsidP="00E05270">
            <w:pPr>
              <w:spacing w:line="360" w:lineRule="auto"/>
              <w:jc w:val="center"/>
            </w:pPr>
            <w:r w:rsidRPr="00E0551B">
              <w:rPr>
                <w:b/>
                <w:bCs/>
              </w:rPr>
              <w:t>Sát thương</w:t>
            </w:r>
          </w:p>
        </w:tc>
        <w:tc>
          <w:tcPr>
            <w:tcW w:w="1587"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5B5BD9FB" w14:textId="77777777" w:rsidR="00471814" w:rsidRPr="00E0551B" w:rsidRDefault="00471814" w:rsidP="00E05270">
            <w:pPr>
              <w:spacing w:line="360" w:lineRule="auto"/>
              <w:jc w:val="center"/>
            </w:pPr>
            <w:r w:rsidRPr="00E0551B">
              <w:rPr>
                <w:b/>
                <w:bCs/>
              </w:rPr>
              <w:t>Kiểu tấn công</w:t>
            </w:r>
          </w:p>
        </w:tc>
        <w:tc>
          <w:tcPr>
            <w:tcW w:w="3794"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6DC65C21" w14:textId="77777777" w:rsidR="00471814" w:rsidRPr="00E0551B" w:rsidRDefault="00471814" w:rsidP="00E05270">
            <w:pPr>
              <w:spacing w:line="360" w:lineRule="auto"/>
              <w:jc w:val="center"/>
            </w:pPr>
            <w:r w:rsidRPr="00E0551B">
              <w:rPr>
                <w:b/>
                <w:bCs/>
              </w:rPr>
              <w:t>Đặc điểm – Script AI</w:t>
            </w:r>
          </w:p>
        </w:tc>
      </w:tr>
      <w:tr w:rsidR="00471814" w:rsidRPr="00E0551B" w14:paraId="5EDB98A4" w14:textId="77777777" w:rsidTr="00CF0F48">
        <w:tc>
          <w:tcPr>
            <w:tcW w:w="166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0439A27" w14:textId="77777777" w:rsidR="00471814" w:rsidRPr="00E0551B" w:rsidRDefault="00471814" w:rsidP="00E05270">
            <w:pPr>
              <w:spacing w:line="360" w:lineRule="auto"/>
            </w:pPr>
            <w:r w:rsidRPr="00E0551B">
              <w:t>Crabber</w:t>
            </w:r>
          </w:p>
        </w:tc>
        <w:tc>
          <w:tcPr>
            <w:tcW w:w="8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C7DA343" w14:textId="77777777" w:rsidR="00471814" w:rsidRPr="00A56170" w:rsidRDefault="00471814" w:rsidP="00E05270">
            <w:pPr>
              <w:spacing w:line="360" w:lineRule="auto"/>
              <w:rPr>
                <w:lang w:val="en-US"/>
              </w:rPr>
            </w:pPr>
            <w:r>
              <w:rPr>
                <w:lang w:val="en-US"/>
              </w:rPr>
              <w:t>12</w:t>
            </w:r>
          </w:p>
        </w:tc>
        <w:tc>
          <w:tcPr>
            <w:tcW w:w="109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AECF3B2" w14:textId="77777777" w:rsidR="00471814" w:rsidRPr="00E0551B" w:rsidRDefault="00471814" w:rsidP="00E05270">
            <w:pPr>
              <w:spacing w:line="360" w:lineRule="auto"/>
            </w:pPr>
            <w:r>
              <w:rPr>
                <w:lang w:val="en-US"/>
              </w:rPr>
              <w:t>1</w:t>
            </w:r>
            <w:r w:rsidRPr="00E0551B">
              <w:t>/đòn</w:t>
            </w:r>
          </w:p>
        </w:tc>
        <w:tc>
          <w:tcPr>
            <w:tcW w:w="158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F4DA98A" w14:textId="77777777" w:rsidR="00471814" w:rsidRPr="00E0551B" w:rsidRDefault="00471814" w:rsidP="00E05270">
            <w:pPr>
              <w:spacing w:line="360" w:lineRule="auto"/>
            </w:pPr>
            <w:r w:rsidRPr="00E0551B">
              <w:t>Cận chiến</w:t>
            </w:r>
          </w:p>
        </w:tc>
        <w:tc>
          <w:tcPr>
            <w:tcW w:w="3794"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16DDD9D" w14:textId="77777777" w:rsidR="00471814" w:rsidRPr="00E0551B" w:rsidRDefault="00471814" w:rsidP="00E05270">
            <w:pPr>
              <w:spacing w:line="360" w:lineRule="auto"/>
            </w:pPr>
            <w:r w:rsidRPr="00E0551B">
              <w:t>CrabberAI.cs – di chuyển ngang, có animation Attack riêng (CrabberAnim), EnemySlash hitbox rộng</w:t>
            </w:r>
          </w:p>
        </w:tc>
      </w:tr>
      <w:tr w:rsidR="00471814" w:rsidRPr="00E0551B" w14:paraId="1607FB99" w14:textId="77777777" w:rsidTr="00CF0F48">
        <w:tc>
          <w:tcPr>
            <w:tcW w:w="166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97BA5CB" w14:textId="77777777" w:rsidR="00471814" w:rsidRPr="00E0551B" w:rsidRDefault="00471814" w:rsidP="00E05270">
            <w:pPr>
              <w:spacing w:line="360" w:lineRule="auto"/>
            </w:pPr>
            <w:r w:rsidRPr="00E0551B">
              <w:lastRenderedPageBreak/>
              <w:t>Crawling</w:t>
            </w:r>
          </w:p>
        </w:tc>
        <w:tc>
          <w:tcPr>
            <w:tcW w:w="8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7942AE6" w14:textId="77777777" w:rsidR="00471814" w:rsidRPr="00A56170" w:rsidRDefault="00471814" w:rsidP="00E05270">
            <w:pPr>
              <w:spacing w:line="360" w:lineRule="auto"/>
              <w:rPr>
                <w:lang w:val="en-US"/>
              </w:rPr>
            </w:pPr>
            <w:r>
              <w:rPr>
                <w:lang w:val="en-US"/>
              </w:rPr>
              <w:t>8</w:t>
            </w:r>
          </w:p>
        </w:tc>
        <w:tc>
          <w:tcPr>
            <w:tcW w:w="109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A3E7E56" w14:textId="77777777" w:rsidR="00471814" w:rsidRPr="00E0551B" w:rsidRDefault="00471814" w:rsidP="00E05270">
            <w:pPr>
              <w:spacing w:line="360" w:lineRule="auto"/>
            </w:pPr>
            <w:r>
              <w:rPr>
                <w:lang w:val="en-US"/>
              </w:rPr>
              <w:t>1</w:t>
            </w:r>
            <w:r w:rsidRPr="00E0551B">
              <w:t>/lần</w:t>
            </w:r>
          </w:p>
        </w:tc>
        <w:tc>
          <w:tcPr>
            <w:tcW w:w="158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A819FB5" w14:textId="77777777" w:rsidR="00471814" w:rsidRPr="00E0551B" w:rsidRDefault="00471814" w:rsidP="00E05270">
            <w:pPr>
              <w:spacing w:line="360" w:lineRule="auto"/>
            </w:pPr>
            <w:r w:rsidRPr="00E0551B">
              <w:t>Va chạm</w:t>
            </w:r>
          </w:p>
        </w:tc>
        <w:tc>
          <w:tcPr>
            <w:tcW w:w="3794"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9D89CE6" w14:textId="77777777" w:rsidR="00471814" w:rsidRPr="00E0551B" w:rsidRDefault="00471814" w:rsidP="00E05270">
            <w:pPr>
              <w:spacing w:line="360" w:lineRule="auto"/>
            </w:pPr>
            <w:r w:rsidRPr="00E0551B">
              <w:t>CrawlingAI.cs – bám trần/tường, di chuyển theo bề mặt bất thường, animation folder riêng</w:t>
            </w:r>
          </w:p>
        </w:tc>
      </w:tr>
      <w:tr w:rsidR="00471814" w:rsidRPr="00E0551B" w14:paraId="6803D366" w14:textId="77777777" w:rsidTr="00CF0F48">
        <w:tc>
          <w:tcPr>
            <w:tcW w:w="166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B4BE077" w14:textId="77777777" w:rsidR="00471814" w:rsidRPr="00E0551B" w:rsidRDefault="00471814" w:rsidP="00E05270">
            <w:pPr>
              <w:spacing w:line="360" w:lineRule="auto"/>
            </w:pPr>
            <w:r w:rsidRPr="00E0551B">
              <w:t>Dipsa</w:t>
            </w:r>
          </w:p>
        </w:tc>
        <w:tc>
          <w:tcPr>
            <w:tcW w:w="8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8EF24CD" w14:textId="77777777" w:rsidR="00471814" w:rsidRPr="00A56170" w:rsidRDefault="00471814" w:rsidP="00E05270">
            <w:pPr>
              <w:spacing w:line="360" w:lineRule="auto"/>
              <w:rPr>
                <w:lang w:val="en-US"/>
              </w:rPr>
            </w:pPr>
            <w:r>
              <w:rPr>
                <w:lang w:val="en-US"/>
              </w:rPr>
              <w:t>8</w:t>
            </w:r>
          </w:p>
        </w:tc>
        <w:tc>
          <w:tcPr>
            <w:tcW w:w="109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96391B5" w14:textId="77777777" w:rsidR="00471814" w:rsidRPr="00E0551B" w:rsidRDefault="00471814" w:rsidP="00E05270">
            <w:pPr>
              <w:spacing w:line="360" w:lineRule="auto"/>
            </w:pPr>
            <w:r>
              <w:rPr>
                <w:lang w:val="en-US"/>
              </w:rPr>
              <w:t>1</w:t>
            </w:r>
            <w:r w:rsidRPr="00E0551B">
              <w:t>/đòn</w:t>
            </w:r>
          </w:p>
        </w:tc>
        <w:tc>
          <w:tcPr>
            <w:tcW w:w="158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BD9A04D" w14:textId="666ECA1A" w:rsidR="00471814" w:rsidRPr="00E0551B" w:rsidRDefault="00917056" w:rsidP="00E05270">
            <w:pPr>
              <w:spacing w:line="360" w:lineRule="auto"/>
            </w:pPr>
            <w:r w:rsidRPr="00E0551B">
              <w:t>Tầm xa</w:t>
            </w:r>
          </w:p>
        </w:tc>
        <w:tc>
          <w:tcPr>
            <w:tcW w:w="3794"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6E771C1" w14:textId="77777777" w:rsidR="00471814" w:rsidRPr="00E0551B" w:rsidRDefault="00471814" w:rsidP="00E05270">
            <w:pPr>
              <w:spacing w:line="360" w:lineRule="auto"/>
            </w:pPr>
            <w:r w:rsidRPr="00E0551B">
              <w:t>DipsaAI.cs – tuần tra và tấn công, biến thể NormalDipsa với chỉ số khác</w:t>
            </w:r>
          </w:p>
        </w:tc>
      </w:tr>
      <w:tr w:rsidR="00471814" w:rsidRPr="00E0551B" w14:paraId="5E25B347" w14:textId="77777777" w:rsidTr="00CF0F48">
        <w:tc>
          <w:tcPr>
            <w:tcW w:w="166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5D1EB89" w14:textId="77777777" w:rsidR="00471814" w:rsidRPr="00E0551B" w:rsidRDefault="00471814" w:rsidP="00E05270">
            <w:pPr>
              <w:spacing w:line="360" w:lineRule="auto"/>
            </w:pPr>
            <w:r w:rsidRPr="00E0551B">
              <w:t>LapisLazer</w:t>
            </w:r>
          </w:p>
        </w:tc>
        <w:tc>
          <w:tcPr>
            <w:tcW w:w="8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145CDCD" w14:textId="77777777" w:rsidR="00471814" w:rsidRPr="00A56170" w:rsidRDefault="00471814" w:rsidP="00E05270">
            <w:pPr>
              <w:spacing w:line="360" w:lineRule="auto"/>
              <w:rPr>
                <w:lang w:val="en-US"/>
              </w:rPr>
            </w:pPr>
            <w:r>
              <w:rPr>
                <w:lang w:val="en-US"/>
              </w:rPr>
              <w:t>8</w:t>
            </w:r>
          </w:p>
        </w:tc>
        <w:tc>
          <w:tcPr>
            <w:tcW w:w="109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DF4DBA8" w14:textId="1879408D" w:rsidR="00471814" w:rsidRPr="00E0551B" w:rsidRDefault="00CA303E" w:rsidP="00E05270">
            <w:pPr>
              <w:spacing w:line="360" w:lineRule="auto"/>
            </w:pPr>
            <w:r>
              <w:rPr>
                <w:lang w:val="en-US"/>
              </w:rPr>
              <w:t>2</w:t>
            </w:r>
            <w:r w:rsidR="00471814" w:rsidRPr="00E0551B">
              <w:t>/đạn</w:t>
            </w:r>
          </w:p>
        </w:tc>
        <w:tc>
          <w:tcPr>
            <w:tcW w:w="158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59B9FFC" w14:textId="77777777" w:rsidR="00471814" w:rsidRPr="00A56170" w:rsidRDefault="00471814" w:rsidP="00E05270">
            <w:pPr>
              <w:spacing w:line="360" w:lineRule="auto"/>
              <w:rPr>
                <w:lang w:val="en-US"/>
              </w:rPr>
            </w:pPr>
            <w:r w:rsidRPr="00E0551B">
              <w:t>Tầm xa</w:t>
            </w:r>
          </w:p>
        </w:tc>
        <w:tc>
          <w:tcPr>
            <w:tcW w:w="3794"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E556C39" w14:textId="77777777" w:rsidR="00471814" w:rsidRPr="00E0551B" w:rsidRDefault="00471814" w:rsidP="00E05270">
            <w:pPr>
              <w:spacing w:line="360" w:lineRule="auto"/>
            </w:pPr>
            <w:r w:rsidRPr="00E0551B">
              <w:t>LapisLazerAI.cs – bắn Projectile.cs theo hướng người chơi, cần kỹ năng né tránh</w:t>
            </w:r>
          </w:p>
        </w:tc>
      </w:tr>
      <w:tr w:rsidR="00471814" w:rsidRPr="00E0551B" w14:paraId="472ECB20" w14:textId="77777777" w:rsidTr="00CF0F48">
        <w:tc>
          <w:tcPr>
            <w:tcW w:w="166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9F52BD2" w14:textId="77777777" w:rsidR="00471814" w:rsidRPr="00E0551B" w:rsidRDefault="00471814" w:rsidP="00E05270">
            <w:pPr>
              <w:spacing w:line="360" w:lineRule="auto"/>
            </w:pPr>
            <w:r w:rsidRPr="00E0551B">
              <w:t>TwistedDipsa</w:t>
            </w:r>
          </w:p>
        </w:tc>
        <w:tc>
          <w:tcPr>
            <w:tcW w:w="8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D9EF2DA" w14:textId="77777777" w:rsidR="00471814" w:rsidRPr="00A56170" w:rsidRDefault="00471814" w:rsidP="00E05270">
            <w:pPr>
              <w:spacing w:line="360" w:lineRule="auto"/>
              <w:rPr>
                <w:lang w:val="en-US"/>
              </w:rPr>
            </w:pPr>
            <w:r>
              <w:rPr>
                <w:lang w:val="en-US"/>
              </w:rPr>
              <w:t>8</w:t>
            </w:r>
          </w:p>
        </w:tc>
        <w:tc>
          <w:tcPr>
            <w:tcW w:w="109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5D76DB0" w14:textId="77777777" w:rsidR="00471814" w:rsidRPr="00A56170" w:rsidRDefault="00471814" w:rsidP="00E05270">
            <w:pPr>
              <w:spacing w:line="360" w:lineRule="auto"/>
              <w:rPr>
                <w:lang w:val="en-US"/>
              </w:rPr>
            </w:pPr>
            <w:r>
              <w:rPr>
                <w:lang w:val="en-US"/>
              </w:rPr>
              <w:t>1/viên</w:t>
            </w:r>
          </w:p>
        </w:tc>
        <w:tc>
          <w:tcPr>
            <w:tcW w:w="158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497C046" w14:textId="3CEB2151" w:rsidR="00471814" w:rsidRPr="00E0551B" w:rsidRDefault="00471814" w:rsidP="00E05270">
            <w:pPr>
              <w:spacing w:line="360" w:lineRule="auto"/>
            </w:pPr>
            <w:r w:rsidRPr="00E0551B">
              <w:t>Tầm xa</w:t>
            </w:r>
          </w:p>
        </w:tc>
        <w:tc>
          <w:tcPr>
            <w:tcW w:w="3794"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CB7EDE8" w14:textId="77777777" w:rsidR="00471814" w:rsidRPr="00E0551B" w:rsidRDefault="00471814" w:rsidP="00E05270">
            <w:pPr>
              <w:spacing w:line="360" w:lineRule="auto"/>
            </w:pPr>
            <w:r w:rsidRPr="00E0551B">
              <w:t>Biến thể nâng cấp của Dipsa, kết hợp đòn cận chiến và bắn Projectile</w:t>
            </w:r>
          </w:p>
        </w:tc>
      </w:tr>
      <w:tr w:rsidR="00471814" w:rsidRPr="00E0551B" w14:paraId="3831ED68" w14:textId="77777777" w:rsidTr="00CF0F48">
        <w:tc>
          <w:tcPr>
            <w:tcW w:w="166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9336F67" w14:textId="77777777" w:rsidR="00471814" w:rsidRPr="00E0551B" w:rsidRDefault="00471814" w:rsidP="00E05270">
            <w:pPr>
              <w:spacing w:line="360" w:lineRule="auto"/>
            </w:pPr>
            <w:r w:rsidRPr="00E0551B">
              <w:t>BossBatter (Boss)</w:t>
            </w:r>
          </w:p>
        </w:tc>
        <w:tc>
          <w:tcPr>
            <w:tcW w:w="8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545A805" w14:textId="77777777" w:rsidR="00471814" w:rsidRPr="00A56170" w:rsidRDefault="00471814" w:rsidP="00E05270">
            <w:pPr>
              <w:spacing w:line="360" w:lineRule="auto"/>
              <w:rPr>
                <w:lang w:val="en-US"/>
              </w:rPr>
            </w:pPr>
            <w:r>
              <w:rPr>
                <w:lang w:val="en-US"/>
              </w:rPr>
              <w:t>150</w:t>
            </w:r>
          </w:p>
        </w:tc>
        <w:tc>
          <w:tcPr>
            <w:tcW w:w="109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C4BAD59" w14:textId="3208F289" w:rsidR="00471814" w:rsidRPr="00E0551B" w:rsidRDefault="005764C4" w:rsidP="00E05270">
            <w:pPr>
              <w:spacing w:line="360" w:lineRule="auto"/>
            </w:pPr>
            <w:r>
              <w:t>2</w:t>
            </w:r>
            <w:r w:rsidR="00471814" w:rsidRPr="00E0551B">
              <w:t>/đòn</w:t>
            </w:r>
          </w:p>
        </w:tc>
        <w:tc>
          <w:tcPr>
            <w:tcW w:w="158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E45E79A" w14:textId="6DCC8067" w:rsidR="00471814" w:rsidRPr="00917056" w:rsidRDefault="00471814" w:rsidP="00E05270">
            <w:pPr>
              <w:spacing w:line="360" w:lineRule="auto"/>
              <w:rPr>
                <w:lang w:val="en-US"/>
              </w:rPr>
            </w:pPr>
            <w:r w:rsidRPr="00E0551B">
              <w:t>Cận chiến</w:t>
            </w:r>
          </w:p>
        </w:tc>
        <w:tc>
          <w:tcPr>
            <w:tcW w:w="3794"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AD2E898" w14:textId="77777777" w:rsidR="00471814" w:rsidRPr="00E0551B" w:rsidRDefault="00471814" w:rsidP="00E05270">
            <w:pPr>
              <w:spacing w:line="360" w:lineRule="auto"/>
            </w:pPr>
            <w:r w:rsidRPr="00E0551B">
              <w:t>Boss tầm trung, tăng tốc và tần suất tấn công khi vào phase 2 (HP &lt; 50%)</w:t>
            </w:r>
          </w:p>
        </w:tc>
      </w:tr>
      <w:tr w:rsidR="00471814" w:rsidRPr="00E0551B" w14:paraId="2B5DED5B" w14:textId="77777777" w:rsidTr="00CF0F48">
        <w:tc>
          <w:tcPr>
            <w:tcW w:w="166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B622A88" w14:textId="77777777" w:rsidR="00471814" w:rsidRPr="00E0551B" w:rsidRDefault="00471814" w:rsidP="00E05270">
            <w:pPr>
              <w:spacing w:line="360" w:lineRule="auto"/>
            </w:pPr>
            <w:r w:rsidRPr="00E0551B">
              <w:t>GreatCrawler (Boss)</w:t>
            </w:r>
          </w:p>
        </w:tc>
        <w:tc>
          <w:tcPr>
            <w:tcW w:w="8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006936D" w14:textId="77777777" w:rsidR="00471814" w:rsidRPr="00A56170" w:rsidRDefault="00471814" w:rsidP="00E05270">
            <w:pPr>
              <w:spacing w:line="360" w:lineRule="auto"/>
              <w:rPr>
                <w:lang w:val="en-US"/>
              </w:rPr>
            </w:pPr>
            <w:r>
              <w:rPr>
                <w:lang w:val="en-US"/>
              </w:rPr>
              <w:t>120</w:t>
            </w:r>
          </w:p>
        </w:tc>
        <w:tc>
          <w:tcPr>
            <w:tcW w:w="109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7528547" w14:textId="77777777" w:rsidR="00471814" w:rsidRPr="00E0551B" w:rsidRDefault="00471814" w:rsidP="00E05270">
            <w:pPr>
              <w:spacing w:line="360" w:lineRule="auto"/>
            </w:pPr>
            <w:r>
              <w:rPr>
                <w:lang w:val="en-US"/>
              </w:rPr>
              <w:t>2</w:t>
            </w:r>
            <w:r w:rsidRPr="00E0551B">
              <w:t>/đòn</w:t>
            </w:r>
          </w:p>
        </w:tc>
        <w:tc>
          <w:tcPr>
            <w:tcW w:w="158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3CFD5F9" w14:textId="77777777" w:rsidR="00471814" w:rsidRPr="00E0551B" w:rsidRDefault="00471814" w:rsidP="00E05270">
            <w:pPr>
              <w:spacing w:line="360" w:lineRule="auto"/>
            </w:pPr>
            <w:r w:rsidRPr="00E0551B">
              <w:t>Bổ nhào từ trên</w:t>
            </w:r>
          </w:p>
        </w:tc>
        <w:tc>
          <w:tcPr>
            <w:tcW w:w="3794"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750A1DA" w14:textId="77777777" w:rsidR="00471814" w:rsidRPr="00E0551B" w:rsidRDefault="00471814" w:rsidP="00E05270">
            <w:pPr>
              <w:spacing w:line="360" w:lineRule="auto"/>
            </w:pPr>
            <w:r w:rsidRPr="00E0551B">
              <w:t>Boss kích thước lớn, bám trần và tường như Crawling, bổ nhào bất ngờ từ phía trên</w:t>
            </w:r>
          </w:p>
        </w:tc>
      </w:tr>
    </w:tbl>
    <w:p w14:paraId="5745B60E" w14:textId="77777777" w:rsidR="00910A2A" w:rsidRPr="00471814" w:rsidRDefault="00910A2A" w:rsidP="00E05270">
      <w:pPr>
        <w:pStyle w:val="ListParagraph"/>
        <w:spacing w:line="360" w:lineRule="auto"/>
        <w:jc w:val="both"/>
      </w:pPr>
      <w:r w:rsidRPr="00471814">
        <w:t xml:space="preserve"> </w:t>
      </w:r>
    </w:p>
    <w:p w14:paraId="58C08EA7" w14:textId="77777777" w:rsidR="00910A2A" w:rsidRPr="001F0B14" w:rsidRDefault="00910A2A" w:rsidP="00E05270">
      <w:pPr>
        <w:pStyle w:val="ListParagraph"/>
        <w:spacing w:line="360" w:lineRule="auto"/>
        <w:jc w:val="both"/>
      </w:pPr>
      <w:r w:rsidRPr="001F0B14">
        <w:t xml:space="preserve"> </w:t>
      </w:r>
    </w:p>
    <w:p w14:paraId="6E2D90CE" w14:textId="1BEB9E8F" w:rsidR="00910A2A" w:rsidRPr="001F0B14" w:rsidRDefault="009D7189" w:rsidP="00E05270">
      <w:pPr>
        <w:pStyle w:val="Caption"/>
      </w:pPr>
      <w:bookmarkStart w:id="229" w:name="_Toc230475866"/>
      <w:r>
        <w:t>Bảng</w:t>
      </w:r>
      <w:r w:rsidRPr="009D7189">
        <w:t xml:space="preserve"> 3</w:t>
      </w:r>
      <w:r w:rsidR="00BB5369">
        <w:t>.</w:t>
      </w:r>
      <w:r w:rsidR="00BB5369">
        <w:fldChar w:fldCharType="begin"/>
      </w:r>
      <w:r w:rsidR="00BB5369">
        <w:instrText xml:space="preserve"> SEQ Bảng \* ARABIC \s 1 </w:instrText>
      </w:r>
      <w:r w:rsidR="00BB5369">
        <w:fldChar w:fldCharType="separate"/>
      </w:r>
      <w:r w:rsidR="00BB5369">
        <w:rPr>
          <w:noProof/>
        </w:rPr>
        <w:t>3</w:t>
      </w:r>
      <w:r w:rsidR="00BB5369">
        <w:rPr>
          <w:noProof/>
        </w:rPr>
        <w:fldChar w:fldCharType="end"/>
      </w:r>
      <w:r w:rsidR="001F0B14" w:rsidRPr="001F0B14">
        <w:t>:</w:t>
      </w:r>
      <w:r w:rsidR="00910A2A" w:rsidRPr="001F0B14">
        <w:t xml:space="preserve"> Thông số và đặc điểm các kẻ địch thường</w:t>
      </w:r>
      <w:bookmarkEnd w:id="229"/>
    </w:p>
    <w:p w14:paraId="65191D81" w14:textId="77777777" w:rsidR="00910A2A" w:rsidRPr="005270A0" w:rsidRDefault="00910A2A" w:rsidP="00E05270">
      <w:pPr>
        <w:pStyle w:val="Heading3"/>
        <w:spacing w:line="360" w:lineRule="auto"/>
        <w:rPr>
          <w:lang w:val="vi-VN"/>
        </w:rPr>
      </w:pPr>
      <w:bookmarkStart w:id="230" w:name="_Toc230475770"/>
      <w:r w:rsidRPr="005270A0">
        <w:rPr>
          <w:lang w:val="vi-VN"/>
        </w:rPr>
        <w:t>3.3.3. Chi tiết Boss</w:t>
      </w:r>
      <w:bookmarkEnd w:id="230"/>
    </w:p>
    <w:p w14:paraId="0F8DC2A5" w14:textId="000BFEFA" w:rsidR="00910A2A" w:rsidRPr="005270A0" w:rsidRDefault="00910A2A" w:rsidP="00E05270">
      <w:pPr>
        <w:spacing w:line="360" w:lineRule="auto"/>
        <w:ind w:firstLine="720"/>
      </w:pPr>
      <w:r w:rsidRPr="005270A0">
        <w:t xml:space="preserve">Game có </w:t>
      </w:r>
      <w:r w:rsidR="005764C4" w:rsidRPr="005764C4">
        <w:t>2</w:t>
      </w:r>
      <w:r w:rsidRPr="005270A0">
        <w:t xml:space="preserve"> Boss trong thư mục Assets/Enemy/Boss, xuất hiện ở cuối các khu vực bản đồ. Boss có HP và sát thương cao hơn kẻ địch thường nhiều lần, thường có nhiều giai đoạn chiến đấu (phase) với hành vi thay đổi khi HP giảm xuống ngưỡng nhất định.</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7"/>
        <w:gridCol w:w="882"/>
        <w:gridCol w:w="1096"/>
        <w:gridCol w:w="1587"/>
        <w:gridCol w:w="3794"/>
      </w:tblGrid>
      <w:tr w:rsidR="00471814" w:rsidRPr="00E0551B" w14:paraId="0A61AB41" w14:textId="77777777" w:rsidTr="00CF0F48">
        <w:tc>
          <w:tcPr>
            <w:tcW w:w="166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CA6E6B1" w14:textId="2EA7690D" w:rsidR="00471814" w:rsidRPr="00E0551B" w:rsidRDefault="00471814" w:rsidP="00E05270">
            <w:pPr>
              <w:spacing w:line="360" w:lineRule="auto"/>
            </w:pPr>
            <w:r w:rsidRPr="00E0551B">
              <w:rPr>
                <w:b/>
                <w:bCs/>
              </w:rPr>
              <w:lastRenderedPageBreak/>
              <w:t>Tên kẻ địch</w:t>
            </w:r>
          </w:p>
        </w:tc>
        <w:tc>
          <w:tcPr>
            <w:tcW w:w="8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tcPr>
          <w:p w14:paraId="49ECE12D" w14:textId="6775D9A8" w:rsidR="00471814" w:rsidRDefault="00471814" w:rsidP="00E05270">
            <w:pPr>
              <w:spacing w:line="360" w:lineRule="auto"/>
              <w:rPr>
                <w:lang w:val="en-US"/>
              </w:rPr>
            </w:pPr>
            <w:r w:rsidRPr="00E0551B">
              <w:rPr>
                <w:b/>
                <w:bCs/>
              </w:rPr>
              <w:t>HP</w:t>
            </w:r>
          </w:p>
        </w:tc>
        <w:tc>
          <w:tcPr>
            <w:tcW w:w="109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tcPr>
          <w:p w14:paraId="1F876320" w14:textId="2F2BFC3E" w:rsidR="00471814" w:rsidRDefault="00471814" w:rsidP="00E05270">
            <w:pPr>
              <w:spacing w:line="360" w:lineRule="auto"/>
              <w:rPr>
                <w:lang w:val="en-US"/>
              </w:rPr>
            </w:pPr>
            <w:r w:rsidRPr="00E0551B">
              <w:rPr>
                <w:b/>
                <w:bCs/>
              </w:rPr>
              <w:t>Sát thương</w:t>
            </w:r>
          </w:p>
        </w:tc>
        <w:tc>
          <w:tcPr>
            <w:tcW w:w="158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tcPr>
          <w:p w14:paraId="27F28C0E" w14:textId="457893D1" w:rsidR="00471814" w:rsidRPr="00E0551B" w:rsidRDefault="00471814" w:rsidP="00E05270">
            <w:pPr>
              <w:spacing w:line="360" w:lineRule="auto"/>
            </w:pPr>
            <w:r w:rsidRPr="00E0551B">
              <w:rPr>
                <w:b/>
                <w:bCs/>
              </w:rPr>
              <w:t>Kiểu tấn công</w:t>
            </w:r>
          </w:p>
        </w:tc>
        <w:tc>
          <w:tcPr>
            <w:tcW w:w="3794"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tcPr>
          <w:p w14:paraId="1EF3CF3A" w14:textId="3DCB82BB" w:rsidR="00471814" w:rsidRPr="00E0551B" w:rsidRDefault="00471814" w:rsidP="00E05270">
            <w:pPr>
              <w:spacing w:line="360" w:lineRule="auto"/>
            </w:pPr>
            <w:r w:rsidRPr="00E0551B">
              <w:rPr>
                <w:b/>
                <w:bCs/>
              </w:rPr>
              <w:t>Đặc điểm – Script AI</w:t>
            </w:r>
          </w:p>
        </w:tc>
      </w:tr>
      <w:tr w:rsidR="00471814" w:rsidRPr="00E0551B" w14:paraId="41C7E49E" w14:textId="77777777" w:rsidTr="00CF0F48">
        <w:tc>
          <w:tcPr>
            <w:tcW w:w="166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9A97E81" w14:textId="77777777" w:rsidR="00471814" w:rsidRPr="00E0551B" w:rsidRDefault="00471814" w:rsidP="00E05270">
            <w:pPr>
              <w:spacing w:line="360" w:lineRule="auto"/>
            </w:pPr>
            <w:r w:rsidRPr="00E0551B">
              <w:t>BossBatter (Boss)</w:t>
            </w:r>
          </w:p>
        </w:tc>
        <w:tc>
          <w:tcPr>
            <w:tcW w:w="8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666E96E" w14:textId="77777777" w:rsidR="00471814" w:rsidRPr="00A56170" w:rsidRDefault="00471814" w:rsidP="00E05270">
            <w:pPr>
              <w:spacing w:line="360" w:lineRule="auto"/>
              <w:rPr>
                <w:lang w:val="en-US"/>
              </w:rPr>
            </w:pPr>
            <w:r>
              <w:rPr>
                <w:lang w:val="en-US"/>
              </w:rPr>
              <w:t>150</w:t>
            </w:r>
          </w:p>
        </w:tc>
        <w:tc>
          <w:tcPr>
            <w:tcW w:w="109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515D288" w14:textId="77777777" w:rsidR="00471814" w:rsidRPr="00E0551B" w:rsidRDefault="00471814" w:rsidP="00E05270">
            <w:pPr>
              <w:spacing w:line="360" w:lineRule="auto"/>
            </w:pPr>
            <w:r>
              <w:rPr>
                <w:lang w:val="en-US"/>
              </w:rPr>
              <w:t>3</w:t>
            </w:r>
            <w:r w:rsidRPr="00E0551B">
              <w:t>/đòn</w:t>
            </w:r>
          </w:p>
        </w:tc>
        <w:tc>
          <w:tcPr>
            <w:tcW w:w="158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13A51A9" w14:textId="77777777" w:rsidR="00471814" w:rsidRPr="00E0551B" w:rsidRDefault="00471814" w:rsidP="00E05270">
            <w:pPr>
              <w:spacing w:line="360" w:lineRule="auto"/>
            </w:pPr>
            <w:r w:rsidRPr="00E0551B">
              <w:t>Cận chiến đa phase</w:t>
            </w:r>
          </w:p>
        </w:tc>
        <w:tc>
          <w:tcPr>
            <w:tcW w:w="3794"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55B7C9A" w14:textId="77777777" w:rsidR="00471814" w:rsidRPr="00E0551B" w:rsidRDefault="00471814" w:rsidP="00E05270">
            <w:pPr>
              <w:spacing w:line="360" w:lineRule="auto"/>
            </w:pPr>
            <w:r w:rsidRPr="00E0551B">
              <w:t>Boss tầm trung, tăng tốc và tần suất tấn công khi vào phase 2 (HP &lt; 50%)</w:t>
            </w:r>
          </w:p>
        </w:tc>
      </w:tr>
      <w:tr w:rsidR="00471814" w:rsidRPr="00E0551B" w14:paraId="45FCE3E2" w14:textId="77777777" w:rsidTr="00CF0F48">
        <w:tc>
          <w:tcPr>
            <w:tcW w:w="166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1ED3DAA" w14:textId="77777777" w:rsidR="00471814" w:rsidRPr="00E0551B" w:rsidRDefault="00471814" w:rsidP="00E05270">
            <w:pPr>
              <w:spacing w:line="360" w:lineRule="auto"/>
            </w:pPr>
            <w:r w:rsidRPr="00E0551B">
              <w:t>GreatCrawler (Boss)</w:t>
            </w:r>
          </w:p>
        </w:tc>
        <w:tc>
          <w:tcPr>
            <w:tcW w:w="8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5637DE0" w14:textId="77777777" w:rsidR="00471814" w:rsidRPr="00A56170" w:rsidRDefault="00471814" w:rsidP="00E05270">
            <w:pPr>
              <w:spacing w:line="360" w:lineRule="auto"/>
              <w:rPr>
                <w:lang w:val="en-US"/>
              </w:rPr>
            </w:pPr>
            <w:r>
              <w:rPr>
                <w:lang w:val="en-US"/>
              </w:rPr>
              <w:t>120</w:t>
            </w:r>
          </w:p>
        </w:tc>
        <w:tc>
          <w:tcPr>
            <w:tcW w:w="109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4E0A90F" w14:textId="77777777" w:rsidR="00471814" w:rsidRPr="00E0551B" w:rsidRDefault="00471814" w:rsidP="00E05270">
            <w:pPr>
              <w:spacing w:line="360" w:lineRule="auto"/>
            </w:pPr>
            <w:r>
              <w:rPr>
                <w:lang w:val="en-US"/>
              </w:rPr>
              <w:t>2</w:t>
            </w:r>
            <w:r w:rsidRPr="00E0551B">
              <w:t>/đòn</w:t>
            </w:r>
          </w:p>
        </w:tc>
        <w:tc>
          <w:tcPr>
            <w:tcW w:w="158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9C25E25" w14:textId="77777777" w:rsidR="00471814" w:rsidRPr="00E0551B" w:rsidRDefault="00471814" w:rsidP="00E05270">
            <w:pPr>
              <w:spacing w:line="360" w:lineRule="auto"/>
            </w:pPr>
            <w:r w:rsidRPr="00E0551B">
              <w:t>Bổ nhào từ trên</w:t>
            </w:r>
          </w:p>
        </w:tc>
        <w:tc>
          <w:tcPr>
            <w:tcW w:w="3794"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0A2860A" w14:textId="77777777" w:rsidR="00471814" w:rsidRPr="00E0551B" w:rsidRDefault="00471814" w:rsidP="00E05270">
            <w:pPr>
              <w:spacing w:line="360" w:lineRule="auto"/>
            </w:pPr>
            <w:r w:rsidRPr="00E0551B">
              <w:t>Boss kích thước lớn, bám trần và tường như Crawling, bổ nhào bất ngờ từ phía trên</w:t>
            </w:r>
          </w:p>
        </w:tc>
      </w:tr>
    </w:tbl>
    <w:p w14:paraId="6DE0A74A" w14:textId="77777777" w:rsidR="001F0B14" w:rsidRPr="005270A0" w:rsidRDefault="00910A2A" w:rsidP="00E05270">
      <w:pPr>
        <w:pStyle w:val="ListParagraph"/>
        <w:spacing w:line="360" w:lineRule="auto"/>
        <w:jc w:val="both"/>
      </w:pPr>
      <w:r w:rsidRPr="00471814">
        <w:t xml:space="preserve"> </w:t>
      </w:r>
    </w:p>
    <w:p w14:paraId="6A89D251" w14:textId="5B513B46" w:rsidR="00910A2A" w:rsidRPr="001F0B14" w:rsidRDefault="009D7189" w:rsidP="00E05270">
      <w:pPr>
        <w:pStyle w:val="Caption"/>
      </w:pPr>
      <w:bookmarkStart w:id="231" w:name="_Toc230475867"/>
      <w:r>
        <w:t>Bảng</w:t>
      </w:r>
      <w:r>
        <w:rPr>
          <w:lang w:val="en-US"/>
        </w:rPr>
        <w:t xml:space="preserve"> 3</w:t>
      </w:r>
      <w:r w:rsidR="00BB5369">
        <w:t>.</w:t>
      </w:r>
      <w:r w:rsidR="00BB5369">
        <w:fldChar w:fldCharType="begin"/>
      </w:r>
      <w:r w:rsidR="00BB5369">
        <w:instrText xml:space="preserve"> SEQ Bảng \* ARABIC \s 1 </w:instrText>
      </w:r>
      <w:r w:rsidR="00BB5369">
        <w:fldChar w:fldCharType="separate"/>
      </w:r>
      <w:r w:rsidR="00BB5369">
        <w:rPr>
          <w:noProof/>
        </w:rPr>
        <w:t>4</w:t>
      </w:r>
      <w:r w:rsidR="00BB5369">
        <w:rPr>
          <w:noProof/>
        </w:rPr>
        <w:fldChar w:fldCharType="end"/>
      </w:r>
      <w:r w:rsidR="001F0B14">
        <w:rPr>
          <w:iCs/>
          <w:lang w:val="en-US"/>
        </w:rPr>
        <w:t>:</w:t>
      </w:r>
      <w:r w:rsidR="00910A2A" w:rsidRPr="001F0B14">
        <w:rPr>
          <w:iCs/>
          <w:lang w:val="en-US"/>
        </w:rPr>
        <w:t xml:space="preserve"> Thông tin các Boss trong game</w:t>
      </w:r>
      <w:bookmarkEnd w:id="231"/>
    </w:p>
    <w:p w14:paraId="051041DD" w14:textId="3E3DBEA1" w:rsidR="001F0B14" w:rsidRDefault="002D0136" w:rsidP="00E05270">
      <w:pPr>
        <w:spacing w:line="360" w:lineRule="auto"/>
        <w:rPr>
          <w:lang w:val="en-US"/>
        </w:rPr>
      </w:pPr>
      <w:r>
        <w:rPr>
          <w:noProof/>
        </w:rPr>
        <w:drawing>
          <wp:inline distT="0" distB="0" distL="0" distR="0" wp14:anchorId="61C6ED98" wp14:editId="7F247F10">
            <wp:extent cx="5760085" cy="2390775"/>
            <wp:effectExtent l="0" t="0" r="0" b="9525"/>
            <wp:docPr id="81853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35957" name=""/>
                    <pic:cNvPicPr/>
                  </pic:nvPicPr>
                  <pic:blipFill>
                    <a:blip r:embed="rId28"/>
                    <a:stretch>
                      <a:fillRect/>
                    </a:stretch>
                  </pic:blipFill>
                  <pic:spPr>
                    <a:xfrm>
                      <a:off x="0" y="0"/>
                      <a:ext cx="5760085" cy="2390775"/>
                    </a:xfrm>
                    <a:prstGeom prst="rect">
                      <a:avLst/>
                    </a:prstGeom>
                  </pic:spPr>
                </pic:pic>
              </a:graphicData>
            </a:graphic>
          </wp:inline>
        </w:drawing>
      </w:r>
    </w:p>
    <w:p w14:paraId="3E771C2D" w14:textId="7AE5813B" w:rsidR="00910A2A" w:rsidRPr="001F0B14" w:rsidRDefault="009D7189" w:rsidP="00E05270">
      <w:pPr>
        <w:pStyle w:val="Caption"/>
      </w:pPr>
      <w:bookmarkStart w:id="232" w:name="_Toc229790660"/>
      <w:bookmarkStart w:id="233" w:name="_Toc229791229"/>
      <w:bookmarkStart w:id="234" w:name="_Toc229911235"/>
      <w:bookmarkStart w:id="235" w:name="_Toc230475842"/>
      <w:r>
        <w:t xml:space="preserve">Hình </w:t>
      </w:r>
      <w:r>
        <w:rPr>
          <w:lang w:val="en-US"/>
        </w:rPr>
        <w:t>3</w:t>
      </w:r>
      <w:r w:rsidR="00750E63">
        <w:t>.</w:t>
      </w:r>
      <w:r w:rsidR="00750E63">
        <w:fldChar w:fldCharType="begin"/>
      </w:r>
      <w:r w:rsidR="00750E63">
        <w:instrText xml:space="preserve"> SEQ Hình \* ARABIC \s 1 </w:instrText>
      </w:r>
      <w:r w:rsidR="00750E63">
        <w:fldChar w:fldCharType="separate"/>
      </w:r>
      <w:r w:rsidR="00750E63">
        <w:rPr>
          <w:noProof/>
        </w:rPr>
        <w:t>8</w:t>
      </w:r>
      <w:r w:rsidR="00750E63">
        <w:rPr>
          <w:noProof/>
        </w:rPr>
        <w:fldChar w:fldCharType="end"/>
      </w:r>
      <w:r w:rsidR="001F0B14" w:rsidRPr="001F0B14">
        <w:t>:</w:t>
      </w:r>
      <w:r w:rsidR="00910A2A" w:rsidRPr="001F0B14">
        <w:t xml:space="preserve"> Sprite và cấu hình các Boss</w:t>
      </w:r>
      <w:bookmarkEnd w:id="232"/>
      <w:bookmarkEnd w:id="233"/>
      <w:bookmarkEnd w:id="234"/>
      <w:bookmarkEnd w:id="235"/>
    </w:p>
    <w:p w14:paraId="7A80B8B8" w14:textId="77777777" w:rsidR="00910A2A" w:rsidRPr="00910A2A" w:rsidRDefault="00910A2A" w:rsidP="00E05270">
      <w:pPr>
        <w:pStyle w:val="Heading3"/>
        <w:spacing w:line="360" w:lineRule="auto"/>
      </w:pPr>
      <w:bookmarkStart w:id="236" w:name="_Toc230475771"/>
      <w:r w:rsidRPr="00910A2A">
        <w:t>3.3.4. Hệ thống AI với A* Pathfinding</w:t>
      </w:r>
      <w:bookmarkEnd w:id="236"/>
    </w:p>
    <w:p w14:paraId="7D80BD5D" w14:textId="5394B4A7" w:rsidR="00910A2A" w:rsidRPr="00910A2A" w:rsidRDefault="00910A2A" w:rsidP="00E05270">
      <w:pPr>
        <w:spacing w:line="360" w:lineRule="auto"/>
        <w:ind w:firstLine="720"/>
        <w:rPr>
          <w:lang w:val="en-US"/>
        </w:rPr>
      </w:pPr>
      <w:r w:rsidRPr="00910A2A">
        <w:rPr>
          <w:lang w:val="en-US"/>
        </w:rPr>
        <w:t>Điểm kỹ thuật nổi bật của dự án là việc tích hợp plugin A* Pathfinding Project (Assets/AstarPathfindingProject) để tính toán đường đi cho toàn bộ kẻ địch. Hệ thống này mạnh mẽ hơn nhiều so với AI Raycast đơn giản thường dùng trong game Platformer cơ bản.</w:t>
      </w:r>
    </w:p>
    <w:p w14:paraId="08897C53" w14:textId="4F265A1A" w:rsidR="00910A2A" w:rsidRPr="00910A2A" w:rsidRDefault="00910A2A" w:rsidP="00E05270">
      <w:pPr>
        <w:spacing w:line="360" w:lineRule="auto"/>
        <w:ind w:firstLine="360"/>
        <w:rPr>
          <w:lang w:val="en-US"/>
        </w:rPr>
      </w:pPr>
      <w:r w:rsidRPr="00910A2A">
        <w:rPr>
          <w:lang w:val="en-US"/>
        </w:rPr>
        <w:t>Luồng hoạt động:</w:t>
      </w:r>
    </w:p>
    <w:p w14:paraId="1D7328F6" w14:textId="77777777" w:rsidR="00910A2A" w:rsidRPr="001F0B14" w:rsidRDefault="00910A2A" w:rsidP="00E05270">
      <w:pPr>
        <w:pStyle w:val="ListParagraph"/>
        <w:numPr>
          <w:ilvl w:val="0"/>
          <w:numId w:val="91"/>
        </w:numPr>
        <w:spacing w:line="360" w:lineRule="auto"/>
        <w:rPr>
          <w:lang w:val="en-US"/>
        </w:rPr>
      </w:pPr>
      <w:r w:rsidRPr="001F0B14">
        <w:rPr>
          <w:lang w:val="en-US"/>
        </w:rPr>
        <w:lastRenderedPageBreak/>
        <w:t>Scene A_star được load cùng GameMaster khi khởi động, tạo NavGraph (Point Graph hoặc Grid Graph) bao phủ toàn bộ bản đồ game. Graph có thể tự động cập nhật khi môi trường thay đổi (cửa mở, nền tảng di chuyển).</w:t>
      </w:r>
    </w:p>
    <w:p w14:paraId="65F730AB" w14:textId="77777777" w:rsidR="00910A2A" w:rsidRPr="001F0B14" w:rsidRDefault="00910A2A" w:rsidP="00E05270">
      <w:pPr>
        <w:pStyle w:val="ListParagraph"/>
        <w:numPr>
          <w:ilvl w:val="0"/>
          <w:numId w:val="91"/>
        </w:numPr>
        <w:spacing w:line="360" w:lineRule="auto"/>
        <w:rPr>
          <w:lang w:val="en-US"/>
        </w:rPr>
      </w:pPr>
      <w:r w:rsidRPr="001F0B14">
        <w:rPr>
          <w:lang w:val="en-US"/>
        </w:rPr>
        <w:t>RbPathfindAI.cs nhận target (thường là Transform của người chơi), gọi A* API để tính path tối ưu, lưu danh sách waypoint và di chuyển Rigidbody2D theo từng waypoint với tốc độ cấu hình sẵn.</w:t>
      </w:r>
    </w:p>
    <w:p w14:paraId="5712FF04" w14:textId="77777777" w:rsidR="00910A2A" w:rsidRPr="001F0B14" w:rsidRDefault="00910A2A" w:rsidP="00E05270">
      <w:pPr>
        <w:pStyle w:val="ListParagraph"/>
        <w:numPr>
          <w:ilvl w:val="0"/>
          <w:numId w:val="91"/>
        </w:numPr>
        <w:spacing w:line="360" w:lineRule="auto"/>
        <w:rPr>
          <w:lang w:val="en-US"/>
        </w:rPr>
      </w:pPr>
      <w:r w:rsidRPr="001F0B14">
        <w:rPr>
          <w:lang w:val="en-US"/>
        </w:rPr>
        <w:t>Kẻ địch có thể vòng quanh chướng ngại vật, leo lên nền tảng, đi qua nhiều phòng để tiếp cận người chơi – điều không thể thực hiện với AI Raycast đơn giản.</w:t>
      </w:r>
    </w:p>
    <w:p w14:paraId="0ECE0FB4" w14:textId="77777777" w:rsidR="00910A2A" w:rsidRPr="001F0B14" w:rsidRDefault="00910A2A" w:rsidP="00E05270">
      <w:pPr>
        <w:pStyle w:val="ListParagraph"/>
        <w:numPr>
          <w:ilvl w:val="0"/>
          <w:numId w:val="91"/>
        </w:numPr>
        <w:spacing w:line="360" w:lineRule="auto"/>
        <w:rPr>
          <w:lang w:val="en-US"/>
        </w:rPr>
      </w:pPr>
      <w:r w:rsidRPr="001F0B14">
        <w:rPr>
          <w:lang w:val="en-US"/>
        </w:rPr>
        <w:t>Mỗi script AI cụ thể (CrabberAI, DipsaAI...) sử dụng RbPathfindAI như component pathfinding và thêm các hành vi đặc thù như điều kiện tấn công, cooldown, phase transition của Boss.</w:t>
      </w:r>
    </w:p>
    <w:p w14:paraId="7FF5E6B7" w14:textId="77777777" w:rsidR="001F0B14" w:rsidRDefault="003A7634" w:rsidP="00E05270">
      <w:pPr>
        <w:spacing w:line="360" w:lineRule="auto"/>
        <w:jc w:val="both"/>
        <w:rPr>
          <w:i/>
          <w:iCs/>
          <w:lang w:val="en-US"/>
        </w:rPr>
      </w:pPr>
      <w:r>
        <w:rPr>
          <w:noProof/>
        </w:rPr>
        <w:drawing>
          <wp:inline distT="0" distB="0" distL="0" distR="0" wp14:anchorId="64CCBE7D" wp14:editId="7969ABFD">
            <wp:extent cx="5760085" cy="1360805"/>
            <wp:effectExtent l="0" t="0" r="0" b="0"/>
            <wp:docPr id="205217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75054" name=""/>
                    <pic:cNvPicPr/>
                  </pic:nvPicPr>
                  <pic:blipFill>
                    <a:blip r:embed="rId29"/>
                    <a:stretch>
                      <a:fillRect/>
                    </a:stretch>
                  </pic:blipFill>
                  <pic:spPr>
                    <a:xfrm>
                      <a:off x="0" y="0"/>
                      <a:ext cx="5760085" cy="1360805"/>
                    </a:xfrm>
                    <a:prstGeom prst="rect">
                      <a:avLst/>
                    </a:prstGeom>
                  </pic:spPr>
                </pic:pic>
              </a:graphicData>
            </a:graphic>
          </wp:inline>
        </w:drawing>
      </w:r>
    </w:p>
    <w:p w14:paraId="6333B138" w14:textId="56CB133E" w:rsidR="00910A2A" w:rsidRPr="003A7634" w:rsidRDefault="009D7189" w:rsidP="00E05270">
      <w:pPr>
        <w:pStyle w:val="Caption"/>
        <w:rPr>
          <w:lang w:val="en-US"/>
        </w:rPr>
      </w:pPr>
      <w:bookmarkStart w:id="237" w:name="_Toc229790661"/>
      <w:bookmarkStart w:id="238" w:name="_Toc229791230"/>
      <w:bookmarkStart w:id="239" w:name="_Toc229911236"/>
      <w:bookmarkStart w:id="240" w:name="_Toc230475843"/>
      <w:r>
        <w:t>Hình</w:t>
      </w:r>
      <w:r>
        <w:rPr>
          <w:lang w:val="en-US"/>
        </w:rPr>
        <w:t xml:space="preserve"> 3</w:t>
      </w:r>
      <w:r w:rsidR="00750E63">
        <w:t>.</w:t>
      </w:r>
      <w:r w:rsidR="00750E63">
        <w:fldChar w:fldCharType="begin"/>
      </w:r>
      <w:r w:rsidR="00750E63">
        <w:instrText xml:space="preserve"> SEQ Hình \* ARABIC \s 1 </w:instrText>
      </w:r>
      <w:r w:rsidR="00750E63">
        <w:fldChar w:fldCharType="separate"/>
      </w:r>
      <w:r w:rsidR="00750E63">
        <w:rPr>
          <w:noProof/>
        </w:rPr>
        <w:t>9</w:t>
      </w:r>
      <w:r w:rsidR="00750E63">
        <w:rPr>
          <w:noProof/>
        </w:rPr>
        <w:fldChar w:fldCharType="end"/>
      </w:r>
      <w:r w:rsidR="001F0B14">
        <w:rPr>
          <w:lang w:val="en-US"/>
        </w:rPr>
        <w:t xml:space="preserve">: </w:t>
      </w:r>
      <w:r w:rsidR="00910A2A" w:rsidRPr="003A7634">
        <w:rPr>
          <w:lang w:val="en-US"/>
        </w:rPr>
        <w:t>Cấu hình A* Pathfinding Project và NavGraph trong Unity Editor</w:t>
      </w:r>
      <w:bookmarkEnd w:id="237"/>
      <w:bookmarkEnd w:id="238"/>
      <w:bookmarkEnd w:id="239"/>
      <w:bookmarkEnd w:id="240"/>
    </w:p>
    <w:p w14:paraId="5122A675" w14:textId="77777777" w:rsidR="00910A2A" w:rsidRPr="00910A2A" w:rsidRDefault="00910A2A" w:rsidP="00E05270">
      <w:pPr>
        <w:pStyle w:val="Heading2"/>
        <w:spacing w:line="360" w:lineRule="auto"/>
      </w:pPr>
      <w:bookmarkStart w:id="241" w:name="_Toc230475772"/>
      <w:r w:rsidRPr="00910A2A">
        <w:t>3.4. Thiết kế bản đồ và màn chơi</w:t>
      </w:r>
      <w:bookmarkEnd w:id="241"/>
    </w:p>
    <w:p w14:paraId="3958ACAC" w14:textId="77777777" w:rsidR="00910A2A" w:rsidRPr="00910A2A" w:rsidRDefault="00910A2A" w:rsidP="00E05270">
      <w:pPr>
        <w:pStyle w:val="Heading3"/>
        <w:spacing w:line="360" w:lineRule="auto"/>
      </w:pPr>
      <w:bookmarkStart w:id="242" w:name="_Toc230475773"/>
      <w:r w:rsidRPr="00910A2A">
        <w:t>3.4.1. Kiến trúc Room-Based với Additive Scene Loading</w:t>
      </w:r>
      <w:bookmarkEnd w:id="242"/>
    </w:p>
    <w:p w14:paraId="04D5B554" w14:textId="78B26695" w:rsidR="00910A2A" w:rsidRPr="00910A2A" w:rsidRDefault="00910A2A" w:rsidP="00E05270">
      <w:pPr>
        <w:spacing w:line="360" w:lineRule="auto"/>
        <w:ind w:firstLine="720"/>
        <w:rPr>
          <w:lang w:val="en-US"/>
        </w:rPr>
      </w:pPr>
      <w:r w:rsidRPr="00910A2A">
        <w:rPr>
          <w:lang w:val="en-US"/>
        </w:rPr>
        <w:t>Bản đồ game được tổ chức theo kiến trúc phòng (Room-Based), trong đó mỗi khu vực lớn được chia thành nhiều phòng nhỏ liên kết. Mỗi phòng là một Unity Scene riêng biệt, được LevelLoader nạp theo kiểu Additive khi người chơi tiến vào vùng kề cận.</w:t>
      </w:r>
    </w:p>
    <w:p w14:paraId="52E67576" w14:textId="64298C10" w:rsidR="00910A2A" w:rsidRPr="002F1AD7" w:rsidRDefault="00910A2A" w:rsidP="00E05270">
      <w:pPr>
        <w:spacing w:line="360" w:lineRule="auto"/>
        <w:ind w:firstLine="360"/>
        <w:rPr>
          <w:lang w:val="en-US"/>
        </w:rPr>
      </w:pPr>
      <w:r w:rsidRPr="00910A2A">
        <w:rPr>
          <w:lang w:val="en-US"/>
        </w:rPr>
        <w:t>Ưu điểm của kiến trúc này trên thiết bị Android:</w:t>
      </w:r>
    </w:p>
    <w:p w14:paraId="6E35080E" w14:textId="77777777" w:rsidR="00910A2A" w:rsidRPr="001F0B14" w:rsidRDefault="00910A2A" w:rsidP="00E05270">
      <w:pPr>
        <w:pStyle w:val="ListParagraph"/>
        <w:numPr>
          <w:ilvl w:val="0"/>
          <w:numId w:val="92"/>
        </w:numPr>
        <w:spacing w:line="360" w:lineRule="auto"/>
        <w:rPr>
          <w:lang w:val="en-US"/>
        </w:rPr>
      </w:pPr>
      <w:r w:rsidRPr="001F0B14">
        <w:rPr>
          <w:lang w:val="en-US"/>
        </w:rPr>
        <w:t>Chỉ load nội dung của phòng hiện tại và phòng kề bên (pre-load), tiết kiệm RAM đáng kể.</w:t>
      </w:r>
    </w:p>
    <w:p w14:paraId="0382F946" w14:textId="77777777" w:rsidR="00910A2A" w:rsidRPr="001F0B14" w:rsidRDefault="00910A2A" w:rsidP="00E05270">
      <w:pPr>
        <w:pStyle w:val="ListParagraph"/>
        <w:numPr>
          <w:ilvl w:val="0"/>
          <w:numId w:val="92"/>
        </w:numPr>
        <w:spacing w:line="360" w:lineRule="auto"/>
        <w:rPr>
          <w:lang w:val="en-US"/>
        </w:rPr>
      </w:pPr>
      <w:r w:rsidRPr="001F0B14">
        <w:rPr>
          <w:lang w:val="en-US"/>
        </w:rPr>
        <w:t>Không có màn hình loading đột ngột giữa các phòng – trải nghiệm liền mạch.</w:t>
      </w:r>
    </w:p>
    <w:p w14:paraId="52A1B364" w14:textId="77777777" w:rsidR="00910A2A" w:rsidRPr="001F0B14" w:rsidRDefault="00910A2A" w:rsidP="00E05270">
      <w:pPr>
        <w:pStyle w:val="ListParagraph"/>
        <w:numPr>
          <w:ilvl w:val="0"/>
          <w:numId w:val="92"/>
        </w:numPr>
        <w:spacing w:line="360" w:lineRule="auto"/>
        <w:rPr>
          <w:lang w:val="en-US"/>
        </w:rPr>
      </w:pPr>
      <w:r w:rsidRPr="001F0B14">
        <w:rPr>
          <w:lang w:val="en-US"/>
        </w:rPr>
        <w:t>Mỗi phòng có thể thiết kế và test độc lập trong Editor mà không cần load toàn bộ bản đồ.</w:t>
      </w:r>
    </w:p>
    <w:p w14:paraId="67D68C59" w14:textId="4B29D5A2" w:rsidR="00910A2A" w:rsidRPr="001F0B14" w:rsidRDefault="00910A2A" w:rsidP="00E05270">
      <w:pPr>
        <w:pStyle w:val="ListParagraph"/>
        <w:numPr>
          <w:ilvl w:val="0"/>
          <w:numId w:val="92"/>
        </w:numPr>
        <w:spacing w:line="360" w:lineRule="auto"/>
        <w:rPr>
          <w:lang w:val="en-US"/>
        </w:rPr>
      </w:pPr>
      <w:r w:rsidRPr="001F0B14">
        <w:rPr>
          <w:lang w:val="en-US"/>
        </w:rPr>
        <w:lastRenderedPageBreak/>
        <w:t>Dễ mở rộng: thêm phòng mới chỉ cần tạo scene mới và đăng ký với LevelLoader.</w:t>
      </w:r>
    </w:p>
    <w:p w14:paraId="2CD31DA1" w14:textId="501F7551" w:rsidR="00910A2A" w:rsidRPr="001F0B14" w:rsidRDefault="00910A2A" w:rsidP="00E05270">
      <w:pPr>
        <w:pStyle w:val="ListParagraph"/>
        <w:numPr>
          <w:ilvl w:val="0"/>
          <w:numId w:val="92"/>
        </w:numPr>
        <w:spacing w:line="360" w:lineRule="auto"/>
        <w:rPr>
          <w:lang w:val="en-US"/>
        </w:rPr>
      </w:pPr>
      <w:r w:rsidRPr="001F0B14">
        <w:rPr>
          <w:lang w:val="en-US"/>
        </w:rPr>
        <w:t>Game hiện có hai khu vực chính: DirtCaveArea (</w:t>
      </w:r>
      <w:r w:rsidR="00917056">
        <w:rPr>
          <w:lang w:val="en-US"/>
        </w:rPr>
        <w:t xml:space="preserve">16 phòng </w:t>
      </w:r>
      <w:r w:rsidRPr="001F0B14">
        <w:rPr>
          <w:lang w:val="en-US"/>
        </w:rPr>
        <w:t>) và MossyCaveArea</w:t>
      </w:r>
      <w:r w:rsidR="00917056">
        <w:rPr>
          <w:lang w:val="en-US"/>
        </w:rPr>
        <w:t xml:space="preserve"> ( có 4 phòng) </w:t>
      </w:r>
      <w:r w:rsidRPr="001F0B14">
        <w:rPr>
          <w:lang w:val="en-US"/>
        </w:rPr>
        <w:t>. Ngoài ra có TestArea phục vụ kiểm thử nội bộ.</w:t>
      </w:r>
    </w:p>
    <w:p w14:paraId="24B6A303" w14:textId="77777777" w:rsidR="001F0B14" w:rsidRDefault="003A7634" w:rsidP="00E05270">
      <w:pPr>
        <w:spacing w:line="360" w:lineRule="auto"/>
        <w:jc w:val="both"/>
        <w:rPr>
          <w:i/>
          <w:iCs/>
          <w:lang w:val="en-US"/>
        </w:rPr>
      </w:pPr>
      <w:r>
        <w:rPr>
          <w:noProof/>
        </w:rPr>
        <w:drawing>
          <wp:inline distT="0" distB="0" distL="0" distR="0" wp14:anchorId="177DF112" wp14:editId="5595F064">
            <wp:extent cx="3524250" cy="1266825"/>
            <wp:effectExtent l="0" t="0" r="0" b="9525"/>
            <wp:docPr id="55371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18541" name=""/>
                    <pic:cNvPicPr/>
                  </pic:nvPicPr>
                  <pic:blipFill>
                    <a:blip r:embed="rId30"/>
                    <a:stretch>
                      <a:fillRect/>
                    </a:stretch>
                  </pic:blipFill>
                  <pic:spPr>
                    <a:xfrm>
                      <a:off x="0" y="0"/>
                      <a:ext cx="3524250" cy="1266825"/>
                    </a:xfrm>
                    <a:prstGeom prst="rect">
                      <a:avLst/>
                    </a:prstGeom>
                  </pic:spPr>
                </pic:pic>
              </a:graphicData>
            </a:graphic>
          </wp:inline>
        </w:drawing>
      </w:r>
      <w:r>
        <w:rPr>
          <w:noProof/>
        </w:rPr>
        <w:drawing>
          <wp:inline distT="0" distB="0" distL="0" distR="0" wp14:anchorId="36C9AE6A" wp14:editId="1DA01CB6">
            <wp:extent cx="5760085" cy="1351280"/>
            <wp:effectExtent l="0" t="0" r="0" b="1270"/>
            <wp:docPr id="24077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71435" name=""/>
                    <pic:cNvPicPr/>
                  </pic:nvPicPr>
                  <pic:blipFill>
                    <a:blip r:embed="rId31"/>
                    <a:stretch>
                      <a:fillRect/>
                    </a:stretch>
                  </pic:blipFill>
                  <pic:spPr>
                    <a:xfrm>
                      <a:off x="0" y="0"/>
                      <a:ext cx="5760085" cy="1351280"/>
                    </a:xfrm>
                    <a:prstGeom prst="rect">
                      <a:avLst/>
                    </a:prstGeom>
                  </pic:spPr>
                </pic:pic>
              </a:graphicData>
            </a:graphic>
          </wp:inline>
        </w:drawing>
      </w:r>
    </w:p>
    <w:p w14:paraId="3087D7B5" w14:textId="21E18040" w:rsidR="00910A2A" w:rsidRPr="005A3ABE" w:rsidRDefault="009D7189" w:rsidP="00E05270">
      <w:pPr>
        <w:pStyle w:val="Caption"/>
      </w:pPr>
      <w:bookmarkStart w:id="243" w:name="_Toc229790662"/>
      <w:bookmarkStart w:id="244" w:name="_Toc229791231"/>
      <w:bookmarkStart w:id="245" w:name="_Toc229911237"/>
      <w:bookmarkStart w:id="246" w:name="_Toc230475844"/>
      <w:r>
        <w:t>Hình</w:t>
      </w:r>
      <w:r>
        <w:rPr>
          <w:lang w:val="en-US"/>
        </w:rPr>
        <w:t xml:space="preserve"> 3</w:t>
      </w:r>
      <w:r w:rsidR="00750E63">
        <w:t>.</w:t>
      </w:r>
      <w:r w:rsidR="00750E63">
        <w:fldChar w:fldCharType="begin"/>
      </w:r>
      <w:r w:rsidR="00750E63">
        <w:instrText xml:space="preserve"> SEQ Hình \* ARABIC \s 1 </w:instrText>
      </w:r>
      <w:r w:rsidR="00750E63">
        <w:fldChar w:fldCharType="separate"/>
      </w:r>
      <w:r w:rsidR="00750E63">
        <w:rPr>
          <w:noProof/>
        </w:rPr>
        <w:t>10</w:t>
      </w:r>
      <w:r w:rsidR="00750E63">
        <w:rPr>
          <w:noProof/>
        </w:rPr>
        <w:fldChar w:fldCharType="end"/>
      </w:r>
      <w:r w:rsidR="001F0B14" w:rsidRPr="005A3ABE">
        <w:rPr>
          <w:iCs/>
        </w:rPr>
        <w:t>:</w:t>
      </w:r>
      <w:r w:rsidR="00910A2A" w:rsidRPr="005A3ABE">
        <w:rPr>
          <w:iCs/>
        </w:rPr>
        <w:t xml:space="preserve"> Cấu trúc scene</w:t>
      </w:r>
      <w:bookmarkEnd w:id="243"/>
      <w:bookmarkEnd w:id="244"/>
      <w:bookmarkEnd w:id="245"/>
      <w:bookmarkEnd w:id="246"/>
      <w:r w:rsidR="00910A2A" w:rsidRPr="005A3ABE">
        <w:rPr>
          <w:iCs/>
        </w:rPr>
        <w:t xml:space="preserve"> </w:t>
      </w:r>
    </w:p>
    <w:p w14:paraId="666AF798" w14:textId="77777777" w:rsidR="00910A2A" w:rsidRPr="005A3ABE" w:rsidRDefault="00910A2A" w:rsidP="00E05270">
      <w:pPr>
        <w:pStyle w:val="Heading3"/>
        <w:spacing w:line="360" w:lineRule="auto"/>
        <w:rPr>
          <w:lang w:val="vi-VN"/>
        </w:rPr>
      </w:pPr>
      <w:bookmarkStart w:id="247" w:name="_Toc230475774"/>
      <w:r w:rsidRPr="005A3ABE">
        <w:rPr>
          <w:lang w:val="vi-VN"/>
        </w:rPr>
        <w:t>3.4.2. Template phòng và quy trình thiết kế</w:t>
      </w:r>
      <w:bookmarkEnd w:id="247"/>
    </w:p>
    <w:p w14:paraId="30A96EF1" w14:textId="77777777" w:rsidR="00910A2A" w:rsidRPr="005A3ABE" w:rsidRDefault="00910A2A" w:rsidP="00E05270">
      <w:pPr>
        <w:spacing w:line="360" w:lineRule="auto"/>
        <w:ind w:firstLine="720"/>
      </w:pPr>
      <w:r w:rsidRPr="005A3ABE">
        <w:t>Hai scene Template (Template1, Template2) được tạo sẵn với đầy đủ thành phần cơ bản, phục vụ làm nền cho mọi phòng mới. Khi tạo phòng mới, designer duplicate từ template phù hợp và tùy chỉnh nội dung thay vì xây dựng từ đầu.</w:t>
      </w:r>
    </w:p>
    <w:p w14:paraId="6CE3B310" w14:textId="6E64FD12" w:rsidR="00910A2A" w:rsidRPr="005A3ABE" w:rsidRDefault="00910A2A" w:rsidP="00E05270">
      <w:pPr>
        <w:spacing w:line="360" w:lineRule="auto"/>
        <w:ind w:firstLine="360"/>
      </w:pPr>
      <w:r w:rsidRPr="005A3ABE">
        <w:t xml:space="preserve">Cấu trúc tiêu chuẩn mỗi phòng (scene): </w:t>
      </w:r>
    </w:p>
    <w:p w14:paraId="765960CC" w14:textId="77777777" w:rsidR="00910A2A" w:rsidRPr="005A3ABE" w:rsidRDefault="00910A2A" w:rsidP="00E05270">
      <w:pPr>
        <w:pStyle w:val="ListParagraph"/>
        <w:numPr>
          <w:ilvl w:val="0"/>
          <w:numId w:val="93"/>
        </w:numPr>
        <w:spacing w:line="360" w:lineRule="auto"/>
      </w:pPr>
      <w:r w:rsidRPr="005A3ABE">
        <w:t>Tilemap Layers: Ground (va chạm chính + Tilemap Collider 2D + Composite Collider 2D), Background (nền trang trí, không va chạm), Foreground (lớp phía trước nhân vật), Hazards (bẫy gây sát thương).</w:t>
      </w:r>
    </w:p>
    <w:p w14:paraId="5DE37934" w14:textId="77777777" w:rsidR="00910A2A" w:rsidRPr="005A3ABE" w:rsidRDefault="00910A2A" w:rsidP="00E05270">
      <w:pPr>
        <w:pStyle w:val="ListParagraph"/>
        <w:numPr>
          <w:ilvl w:val="0"/>
          <w:numId w:val="93"/>
        </w:numPr>
        <w:spacing w:line="360" w:lineRule="auto"/>
      </w:pPr>
      <w:r w:rsidRPr="005A3ABE">
        <w:t>Room Bounds: BoxCollider2D vô hình xác định ranh giới phòng, giới hạn camera trong phạm vi phòng (dùng Cinemachine Confiner).</w:t>
      </w:r>
    </w:p>
    <w:p w14:paraId="7AADACE8" w14:textId="77777777" w:rsidR="00910A2A" w:rsidRPr="005A3ABE" w:rsidRDefault="00910A2A" w:rsidP="00E05270">
      <w:pPr>
        <w:pStyle w:val="ListParagraph"/>
        <w:numPr>
          <w:ilvl w:val="0"/>
          <w:numId w:val="93"/>
        </w:numPr>
        <w:spacing w:line="360" w:lineRule="auto"/>
      </w:pPr>
      <w:r w:rsidRPr="005A3ABE">
        <w:t>Room Transition Triggers: Trigger ở mỗi cửa ra vào, khi nhân vật chạm vào sẽ gửi event cho LevelLoader với tham số scene ID của phòng liên kết.</w:t>
      </w:r>
    </w:p>
    <w:p w14:paraId="73CF4B7F" w14:textId="77777777" w:rsidR="00910A2A" w:rsidRPr="005A3ABE" w:rsidRDefault="00910A2A" w:rsidP="00E05270">
      <w:pPr>
        <w:pStyle w:val="ListParagraph"/>
        <w:numPr>
          <w:ilvl w:val="0"/>
          <w:numId w:val="93"/>
        </w:numPr>
        <w:spacing w:line="360" w:lineRule="auto"/>
      </w:pPr>
      <w:r w:rsidRPr="005A3ABE">
        <w:t>Enemy Spawn Points: Transform đánh dấu vị trí spawn kẻ địch với cấu hình loại kẻ địch, điều kiện spawn và số lượng.</w:t>
      </w:r>
    </w:p>
    <w:p w14:paraId="729033DB" w14:textId="77777777" w:rsidR="00910A2A" w:rsidRPr="005A3ABE" w:rsidRDefault="00910A2A" w:rsidP="00E05270">
      <w:pPr>
        <w:pStyle w:val="ListParagraph"/>
        <w:numPr>
          <w:ilvl w:val="0"/>
          <w:numId w:val="93"/>
        </w:numPr>
        <w:spacing w:line="360" w:lineRule="auto"/>
      </w:pPr>
      <w:r w:rsidRPr="005A3ABE">
        <w:t>Interactable Objects: Cửa, cần gạt, rương đồ từ Assets/Interactable được đặt theo thiết kế từng phòng.</w:t>
      </w:r>
    </w:p>
    <w:p w14:paraId="1CA5FFED" w14:textId="77777777" w:rsidR="001F0B14" w:rsidRDefault="002C45AA" w:rsidP="00E05270">
      <w:pPr>
        <w:spacing w:line="360" w:lineRule="auto"/>
        <w:jc w:val="both"/>
        <w:rPr>
          <w:i/>
          <w:iCs/>
          <w:lang w:val="en-US"/>
        </w:rPr>
      </w:pPr>
      <w:r>
        <w:rPr>
          <w:noProof/>
        </w:rPr>
        <w:lastRenderedPageBreak/>
        <w:drawing>
          <wp:inline distT="0" distB="0" distL="0" distR="0" wp14:anchorId="419F8831" wp14:editId="7F78DD7D">
            <wp:extent cx="5760085" cy="2927350"/>
            <wp:effectExtent l="0" t="0" r="0" b="6350"/>
            <wp:docPr id="97001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15049" name=""/>
                    <pic:cNvPicPr/>
                  </pic:nvPicPr>
                  <pic:blipFill>
                    <a:blip r:embed="rId32"/>
                    <a:stretch>
                      <a:fillRect/>
                    </a:stretch>
                  </pic:blipFill>
                  <pic:spPr>
                    <a:xfrm>
                      <a:off x="0" y="0"/>
                      <a:ext cx="5760085" cy="2927350"/>
                    </a:xfrm>
                    <a:prstGeom prst="rect">
                      <a:avLst/>
                    </a:prstGeom>
                  </pic:spPr>
                </pic:pic>
              </a:graphicData>
            </a:graphic>
          </wp:inline>
        </w:drawing>
      </w:r>
    </w:p>
    <w:p w14:paraId="40376D57" w14:textId="1F03B508" w:rsidR="00910A2A" w:rsidRPr="002C45AA" w:rsidRDefault="00BB5369" w:rsidP="00E05270">
      <w:pPr>
        <w:pStyle w:val="Caption"/>
        <w:rPr>
          <w:lang w:val="en-US"/>
        </w:rPr>
      </w:pPr>
      <w:bookmarkStart w:id="248" w:name="_Toc229790663"/>
      <w:bookmarkStart w:id="249" w:name="_Toc229791232"/>
      <w:bookmarkStart w:id="250" w:name="_Toc229911238"/>
      <w:bookmarkStart w:id="251" w:name="_Toc230475845"/>
      <w:r>
        <w:t>Hình</w:t>
      </w:r>
      <w:r>
        <w:rPr>
          <w:lang w:val="en-US"/>
        </w:rPr>
        <w:t xml:space="preserve"> 3</w:t>
      </w:r>
      <w:r w:rsidR="00750E63">
        <w:t>.</w:t>
      </w:r>
      <w:r w:rsidR="00750E63">
        <w:fldChar w:fldCharType="begin"/>
      </w:r>
      <w:r w:rsidR="00750E63">
        <w:instrText xml:space="preserve"> SEQ Hình \* ARABIC \s 1 </w:instrText>
      </w:r>
      <w:r w:rsidR="00750E63">
        <w:fldChar w:fldCharType="separate"/>
      </w:r>
      <w:r w:rsidR="00750E63">
        <w:rPr>
          <w:noProof/>
        </w:rPr>
        <w:t>11</w:t>
      </w:r>
      <w:r w:rsidR="00750E63">
        <w:rPr>
          <w:noProof/>
        </w:rPr>
        <w:fldChar w:fldCharType="end"/>
      </w:r>
      <w:r w:rsidR="001F0B14">
        <w:rPr>
          <w:lang w:val="en-US"/>
        </w:rPr>
        <w:t>:</w:t>
      </w:r>
      <w:r w:rsidR="00910A2A" w:rsidRPr="002C45AA">
        <w:rPr>
          <w:lang w:val="en-US"/>
        </w:rPr>
        <w:t xml:space="preserve"> Cấu trúc một scene phòng theo template</w:t>
      </w:r>
      <w:bookmarkEnd w:id="248"/>
      <w:bookmarkEnd w:id="249"/>
      <w:bookmarkEnd w:id="250"/>
      <w:bookmarkEnd w:id="251"/>
      <w:r w:rsidR="00910A2A" w:rsidRPr="002C45AA">
        <w:rPr>
          <w:lang w:val="en-US"/>
        </w:rPr>
        <w:t xml:space="preserve"> </w:t>
      </w:r>
    </w:p>
    <w:p w14:paraId="296A8BE2" w14:textId="77777777" w:rsidR="00910A2A" w:rsidRPr="00910A2A" w:rsidRDefault="00910A2A" w:rsidP="00E05270">
      <w:pPr>
        <w:pStyle w:val="Heading3"/>
        <w:spacing w:line="360" w:lineRule="auto"/>
      </w:pPr>
      <w:bookmarkStart w:id="252" w:name="_Toc230475775"/>
      <w:r w:rsidRPr="00910A2A">
        <w:t>3.4.3. Khu vực DirtCaveArea – Hang đất</w:t>
      </w:r>
      <w:bookmarkEnd w:id="252"/>
    </w:p>
    <w:p w14:paraId="4807A1DC" w14:textId="4AE97FD4" w:rsidR="00910A2A" w:rsidRPr="00910A2A" w:rsidRDefault="00910A2A" w:rsidP="00E05270">
      <w:pPr>
        <w:spacing w:line="360" w:lineRule="auto"/>
        <w:ind w:firstLine="720"/>
        <w:rPr>
          <w:lang w:val="en-US"/>
        </w:rPr>
      </w:pPr>
      <w:r w:rsidRPr="00910A2A">
        <w:rPr>
          <w:lang w:val="en-US"/>
        </w:rPr>
        <w:t xml:space="preserve">DirtCaveArea là khu vực đầu tiên với chủ đề hang động đất sét tối tăm. 15+ phòng được thiết kế tăng dần độ khó từ cơ bản đến nâng cao theo nguyên tắc "dạy trước khi thử thách": </w:t>
      </w:r>
    </w:p>
    <w:p w14:paraId="67D943AB" w14:textId="77777777" w:rsidR="00910A2A" w:rsidRPr="00910A2A" w:rsidRDefault="00910A2A" w:rsidP="00E05270">
      <w:pPr>
        <w:spacing w:line="360" w:lineRule="auto"/>
        <w:ind w:firstLine="360"/>
        <w:rPr>
          <w:lang w:val="en-US"/>
        </w:rPr>
      </w:pPr>
      <w:r w:rsidRPr="00910A2A">
        <w:rPr>
          <w:lang w:val="en-US"/>
        </w:rPr>
        <w:t>Phong cách thị giác:</w:t>
      </w:r>
    </w:p>
    <w:p w14:paraId="1505F3A8" w14:textId="77777777" w:rsidR="00910A2A" w:rsidRPr="001F0B14" w:rsidRDefault="00910A2A" w:rsidP="00E05270">
      <w:pPr>
        <w:pStyle w:val="ListParagraph"/>
        <w:numPr>
          <w:ilvl w:val="0"/>
          <w:numId w:val="94"/>
        </w:numPr>
        <w:spacing w:line="360" w:lineRule="auto"/>
        <w:rPr>
          <w:lang w:val="en-US"/>
        </w:rPr>
      </w:pPr>
      <w:r w:rsidRPr="001F0B14">
        <w:rPr>
          <w:lang w:val="en-US"/>
        </w:rPr>
        <w:t>Tileset đất sét và đá bùn màu nâu đỏ tối, kết cấu thô ráp.</w:t>
      </w:r>
    </w:p>
    <w:p w14:paraId="2061232A" w14:textId="77777777" w:rsidR="00910A2A" w:rsidRPr="001F0B14" w:rsidRDefault="00910A2A" w:rsidP="00E05270">
      <w:pPr>
        <w:pStyle w:val="ListParagraph"/>
        <w:numPr>
          <w:ilvl w:val="0"/>
          <w:numId w:val="94"/>
        </w:numPr>
        <w:spacing w:line="360" w:lineRule="auto"/>
        <w:rPr>
          <w:lang w:val="en-US"/>
        </w:rPr>
      </w:pPr>
      <w:r w:rsidRPr="001F0B14">
        <w:rPr>
          <w:lang w:val="en-US"/>
        </w:rPr>
        <w:t>Ánh sáng yếu, điểm sáng từ nấm phát quang hoặc tinh thể nhỏ.</w:t>
      </w:r>
    </w:p>
    <w:p w14:paraId="04518E4A" w14:textId="5CA1E43C" w:rsidR="00910A2A" w:rsidRPr="001F0B14" w:rsidRDefault="00910A2A" w:rsidP="00E05270">
      <w:pPr>
        <w:pStyle w:val="ListParagraph"/>
        <w:numPr>
          <w:ilvl w:val="0"/>
          <w:numId w:val="94"/>
        </w:numPr>
        <w:spacing w:line="360" w:lineRule="auto"/>
        <w:rPr>
          <w:lang w:val="en-US"/>
        </w:rPr>
      </w:pPr>
      <w:r w:rsidRPr="001F0B14">
        <w:rPr>
          <w:lang w:val="en-US"/>
        </w:rPr>
        <w:t>Hiệu ứng bụi đất và rễ cây trang trí nền.</w:t>
      </w:r>
    </w:p>
    <w:p w14:paraId="47CC6561" w14:textId="77777777" w:rsidR="00910A2A" w:rsidRPr="001F0B14" w:rsidRDefault="00910A2A" w:rsidP="00E05270">
      <w:pPr>
        <w:pStyle w:val="ListParagraph"/>
        <w:numPr>
          <w:ilvl w:val="0"/>
          <w:numId w:val="94"/>
        </w:numPr>
        <w:spacing w:line="360" w:lineRule="auto"/>
        <w:rPr>
          <w:lang w:val="en-US"/>
        </w:rPr>
      </w:pPr>
      <w:r w:rsidRPr="001F0B14">
        <w:rPr>
          <w:lang w:val="en-US"/>
        </w:rPr>
        <w:t>Phân bố kẻ địch và độ khó theo phòng:</w:t>
      </w:r>
    </w:p>
    <w:p w14:paraId="075A126F" w14:textId="1181A1FE" w:rsidR="00910A2A" w:rsidRPr="001F0B14" w:rsidRDefault="00910A2A" w:rsidP="00E05270">
      <w:pPr>
        <w:pStyle w:val="ListParagraph"/>
        <w:numPr>
          <w:ilvl w:val="0"/>
          <w:numId w:val="94"/>
        </w:numPr>
        <w:spacing w:line="360" w:lineRule="auto"/>
        <w:rPr>
          <w:lang w:val="en-US"/>
        </w:rPr>
      </w:pPr>
      <w:r w:rsidRPr="001F0B14">
        <w:rPr>
          <w:lang w:val="en-US"/>
        </w:rPr>
        <w:t>Phòng đầu (DirtCave1–3):</w:t>
      </w:r>
      <w:r w:rsidR="00797284" w:rsidRPr="00797284">
        <w:rPr>
          <w:lang w:val="en-US"/>
        </w:rPr>
        <w:t xml:space="preserve"> </w:t>
      </w:r>
      <w:r w:rsidR="00797284" w:rsidRPr="001F0B14">
        <w:rPr>
          <w:lang w:val="en-US"/>
        </w:rPr>
        <w:t>Dipsa</w:t>
      </w:r>
      <w:r w:rsidRPr="001F0B14">
        <w:rPr>
          <w:lang w:val="en-US"/>
        </w:rPr>
        <w:t xml:space="preserve"> và Crawling  kẻ địch di chuyển đơn giản nhất, để người chơi làm quen với cơ chế tấn công và né tránh.</w:t>
      </w:r>
    </w:p>
    <w:p w14:paraId="2581D7C9" w14:textId="6F8AA503" w:rsidR="00910A2A" w:rsidRPr="001F0B14" w:rsidRDefault="00910A2A" w:rsidP="00E05270">
      <w:pPr>
        <w:pStyle w:val="ListParagraph"/>
        <w:numPr>
          <w:ilvl w:val="0"/>
          <w:numId w:val="94"/>
        </w:numPr>
        <w:spacing w:line="360" w:lineRule="auto"/>
        <w:rPr>
          <w:lang w:val="en-US"/>
        </w:rPr>
      </w:pPr>
      <w:r w:rsidRPr="001F0B14">
        <w:rPr>
          <w:lang w:val="en-US"/>
        </w:rPr>
        <w:t>Phòng giữa (DirtCave4–10): xuất hiện</w:t>
      </w:r>
      <w:r w:rsidR="00797284">
        <w:rPr>
          <w:lang w:val="en-US"/>
        </w:rPr>
        <w:t xml:space="preserve"> thêm </w:t>
      </w:r>
      <w:r w:rsidR="00797284" w:rsidRPr="001F0B14">
        <w:rPr>
          <w:lang w:val="en-US"/>
        </w:rPr>
        <w:t>Crabber</w:t>
      </w:r>
      <w:r w:rsidR="00797284">
        <w:rPr>
          <w:lang w:val="en-US"/>
        </w:rPr>
        <w:t xml:space="preserve"> và </w:t>
      </w:r>
      <w:r w:rsidR="00797284" w:rsidRPr="00797284">
        <w:rPr>
          <w:lang w:val="en-US"/>
        </w:rPr>
        <w:t xml:space="preserve">LapisLazer </w:t>
      </w:r>
      <w:r w:rsidRPr="001F0B14">
        <w:rPr>
          <w:lang w:val="en-US"/>
        </w:rPr>
        <w:t>, tăng dần mật độ. Giới thiệu địa hình phức tạp hơn với nền tảng hẹp và hố sâu.</w:t>
      </w:r>
    </w:p>
    <w:p w14:paraId="013FFAFD" w14:textId="6FE884EB" w:rsidR="00910A2A" w:rsidRPr="001F0B14" w:rsidRDefault="00910A2A" w:rsidP="00E05270">
      <w:pPr>
        <w:pStyle w:val="ListParagraph"/>
        <w:numPr>
          <w:ilvl w:val="0"/>
          <w:numId w:val="94"/>
        </w:numPr>
        <w:spacing w:line="360" w:lineRule="auto"/>
        <w:rPr>
          <w:lang w:val="en-US"/>
        </w:rPr>
      </w:pPr>
      <w:r w:rsidRPr="001F0B14">
        <w:rPr>
          <w:lang w:val="en-US"/>
        </w:rPr>
        <w:t>Phòng cuối (DirtCave11–15+):</w:t>
      </w:r>
      <w:r w:rsidR="00797284">
        <w:rPr>
          <w:lang w:val="en-US"/>
        </w:rPr>
        <w:t>xuất hiện thêm</w:t>
      </w:r>
      <w:r w:rsidRPr="001F0B14">
        <w:rPr>
          <w:lang w:val="en-US"/>
        </w:rPr>
        <w:t xml:space="preserve"> TwistedDipsa, mật độ dày, địa hình khó nhất khu vực. Kết thúc bằng Boss Room.</w:t>
      </w:r>
    </w:p>
    <w:p w14:paraId="0E8C5B89" w14:textId="77777777" w:rsidR="00910A2A" w:rsidRPr="00910A2A" w:rsidRDefault="00910A2A" w:rsidP="00E05270">
      <w:pPr>
        <w:pStyle w:val="ListParagraph"/>
        <w:spacing w:line="360" w:lineRule="auto"/>
        <w:jc w:val="both"/>
        <w:rPr>
          <w:lang w:val="en-US"/>
        </w:rPr>
      </w:pPr>
      <w:r w:rsidRPr="00910A2A">
        <w:rPr>
          <w:lang w:val="en-US"/>
        </w:rPr>
        <w:t xml:space="preserve"> </w:t>
      </w:r>
    </w:p>
    <w:p w14:paraId="34A1770F" w14:textId="77777777" w:rsidR="001F0B14" w:rsidRDefault="002C45AA" w:rsidP="00E05270">
      <w:pPr>
        <w:spacing w:line="360" w:lineRule="auto"/>
        <w:rPr>
          <w:i/>
          <w:iCs/>
          <w:lang w:val="en-US"/>
        </w:rPr>
      </w:pPr>
      <w:r>
        <w:rPr>
          <w:noProof/>
        </w:rPr>
        <w:lastRenderedPageBreak/>
        <w:drawing>
          <wp:inline distT="0" distB="0" distL="0" distR="0" wp14:anchorId="1D8AD930" wp14:editId="72BAC8BF">
            <wp:extent cx="5760085" cy="2978150"/>
            <wp:effectExtent l="0" t="0" r="0" b="0"/>
            <wp:docPr id="114450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05659" name=""/>
                    <pic:cNvPicPr/>
                  </pic:nvPicPr>
                  <pic:blipFill>
                    <a:blip r:embed="rId33"/>
                    <a:stretch>
                      <a:fillRect/>
                    </a:stretch>
                  </pic:blipFill>
                  <pic:spPr>
                    <a:xfrm>
                      <a:off x="0" y="0"/>
                      <a:ext cx="5760085" cy="2978150"/>
                    </a:xfrm>
                    <a:prstGeom prst="rect">
                      <a:avLst/>
                    </a:prstGeom>
                  </pic:spPr>
                </pic:pic>
              </a:graphicData>
            </a:graphic>
          </wp:inline>
        </w:drawing>
      </w:r>
    </w:p>
    <w:p w14:paraId="534D8714" w14:textId="15B4F8FA" w:rsidR="00910A2A" w:rsidRPr="002C45AA" w:rsidRDefault="00BB5369" w:rsidP="00E05270">
      <w:pPr>
        <w:pStyle w:val="Caption"/>
        <w:rPr>
          <w:lang w:val="en-US"/>
        </w:rPr>
      </w:pPr>
      <w:bookmarkStart w:id="253" w:name="_Toc229790664"/>
      <w:bookmarkStart w:id="254" w:name="_Toc229791233"/>
      <w:bookmarkStart w:id="255" w:name="_Toc229911239"/>
      <w:bookmarkStart w:id="256" w:name="_Toc230475846"/>
      <w:r>
        <w:t>Hình</w:t>
      </w:r>
      <w:r>
        <w:rPr>
          <w:lang w:val="en-US"/>
        </w:rPr>
        <w:t xml:space="preserve"> 3</w:t>
      </w:r>
      <w:r w:rsidR="00750E63">
        <w:t>.</w:t>
      </w:r>
      <w:r w:rsidR="00750E63">
        <w:fldChar w:fldCharType="begin"/>
      </w:r>
      <w:r w:rsidR="00750E63">
        <w:instrText xml:space="preserve"> SEQ Hình \* ARABIC \s 1 </w:instrText>
      </w:r>
      <w:r w:rsidR="00750E63">
        <w:fldChar w:fldCharType="separate"/>
      </w:r>
      <w:r w:rsidR="00750E63">
        <w:rPr>
          <w:noProof/>
        </w:rPr>
        <w:t>12</w:t>
      </w:r>
      <w:r w:rsidR="00750E63">
        <w:rPr>
          <w:noProof/>
        </w:rPr>
        <w:fldChar w:fldCharType="end"/>
      </w:r>
      <w:r w:rsidR="001F0B14">
        <w:rPr>
          <w:lang w:val="en-US"/>
        </w:rPr>
        <w:t>:</w:t>
      </w:r>
      <w:r w:rsidR="00910A2A" w:rsidRPr="002C45AA">
        <w:rPr>
          <w:lang w:val="en-US"/>
        </w:rPr>
        <w:t xml:space="preserve"> Bố cục phòng tiêu biểu trong DirtCave</w:t>
      </w:r>
      <w:r w:rsidR="002C45AA" w:rsidRPr="002C45AA">
        <w:rPr>
          <w:lang w:val="en-US"/>
        </w:rPr>
        <w:t>Area</w:t>
      </w:r>
      <w:bookmarkEnd w:id="253"/>
      <w:bookmarkEnd w:id="254"/>
      <w:bookmarkEnd w:id="255"/>
      <w:bookmarkEnd w:id="256"/>
    </w:p>
    <w:p w14:paraId="6043F6E9" w14:textId="77777777" w:rsidR="00910A2A" w:rsidRPr="00910A2A" w:rsidRDefault="00910A2A" w:rsidP="00E05270">
      <w:pPr>
        <w:pStyle w:val="Heading3"/>
        <w:spacing w:line="360" w:lineRule="auto"/>
      </w:pPr>
      <w:bookmarkStart w:id="257" w:name="_Toc230475776"/>
      <w:r w:rsidRPr="00910A2A">
        <w:t>3.4.4. Khu vực MossyCaveArea – Hang rêu</w:t>
      </w:r>
      <w:bookmarkEnd w:id="257"/>
    </w:p>
    <w:p w14:paraId="60B967A1" w14:textId="6094E884" w:rsidR="00910A2A" w:rsidRPr="00910A2A" w:rsidRDefault="00910A2A" w:rsidP="00E05270">
      <w:pPr>
        <w:spacing w:line="360" w:lineRule="auto"/>
        <w:ind w:firstLine="720"/>
        <w:rPr>
          <w:lang w:val="en-US"/>
        </w:rPr>
      </w:pPr>
      <w:r w:rsidRPr="00910A2A">
        <w:rPr>
          <w:lang w:val="en-US"/>
        </w:rPr>
        <w:t>MossyCaveArea là khu vực thứ hai, khó hơn DirtCaveArea với môi trường ẩm ướt và địa hình thử thách hơn.</w:t>
      </w:r>
    </w:p>
    <w:p w14:paraId="43C96B06" w14:textId="77777777" w:rsidR="00910A2A" w:rsidRPr="00910A2A" w:rsidRDefault="00910A2A" w:rsidP="00E05270">
      <w:pPr>
        <w:spacing w:line="360" w:lineRule="auto"/>
        <w:ind w:firstLine="360"/>
        <w:rPr>
          <w:lang w:val="en-US"/>
        </w:rPr>
      </w:pPr>
      <w:r w:rsidRPr="00910A2A">
        <w:rPr>
          <w:lang w:val="en-US"/>
        </w:rPr>
        <w:t>Phong cách thị giác:</w:t>
      </w:r>
    </w:p>
    <w:p w14:paraId="211B8F5C" w14:textId="77777777" w:rsidR="00910A2A" w:rsidRPr="001F0B14" w:rsidRDefault="00910A2A" w:rsidP="00E05270">
      <w:pPr>
        <w:pStyle w:val="ListParagraph"/>
        <w:numPr>
          <w:ilvl w:val="0"/>
          <w:numId w:val="95"/>
        </w:numPr>
        <w:spacing w:line="360" w:lineRule="auto"/>
        <w:rPr>
          <w:lang w:val="en-US"/>
        </w:rPr>
      </w:pPr>
      <w:r w:rsidRPr="001F0B14">
        <w:rPr>
          <w:lang w:val="en-US"/>
        </w:rPr>
        <w:t>Tileset đá phủ rêu màu xanh đậm, bề mặt ướt láng.</w:t>
      </w:r>
    </w:p>
    <w:p w14:paraId="39578F85" w14:textId="77777777" w:rsidR="00910A2A" w:rsidRPr="001F0B14" w:rsidRDefault="00910A2A" w:rsidP="00E05270">
      <w:pPr>
        <w:pStyle w:val="ListParagraph"/>
        <w:numPr>
          <w:ilvl w:val="0"/>
          <w:numId w:val="95"/>
        </w:numPr>
        <w:spacing w:line="360" w:lineRule="auto"/>
        <w:rPr>
          <w:lang w:val="en-US"/>
        </w:rPr>
      </w:pPr>
      <w:r w:rsidRPr="001F0B14">
        <w:rPr>
          <w:lang w:val="en-US"/>
        </w:rPr>
        <w:t>Ánh sáng xanh lạnh từ tinh thể phát quang trong hang.</w:t>
      </w:r>
    </w:p>
    <w:p w14:paraId="2BC4C452" w14:textId="23C4FCF9" w:rsidR="00910A2A" w:rsidRPr="001F0B14" w:rsidRDefault="00910A2A" w:rsidP="00E05270">
      <w:pPr>
        <w:pStyle w:val="ListParagraph"/>
        <w:numPr>
          <w:ilvl w:val="0"/>
          <w:numId w:val="95"/>
        </w:numPr>
        <w:spacing w:line="360" w:lineRule="auto"/>
        <w:rPr>
          <w:lang w:val="en-US"/>
        </w:rPr>
      </w:pPr>
      <w:r w:rsidRPr="001F0B14">
        <w:rPr>
          <w:lang w:val="en-US"/>
        </w:rPr>
        <w:t xml:space="preserve">Hiệu ứng nước nhỏ giọt, ao nước nhỏ trang trí. </w:t>
      </w:r>
    </w:p>
    <w:p w14:paraId="36AC50BC" w14:textId="77777777" w:rsidR="00910A2A" w:rsidRPr="001F0B14" w:rsidRDefault="00910A2A" w:rsidP="00E05270">
      <w:pPr>
        <w:pStyle w:val="ListParagraph"/>
        <w:numPr>
          <w:ilvl w:val="0"/>
          <w:numId w:val="95"/>
        </w:numPr>
        <w:spacing w:line="360" w:lineRule="auto"/>
        <w:rPr>
          <w:lang w:val="en-US"/>
        </w:rPr>
      </w:pPr>
      <w:r w:rsidRPr="001F0B14">
        <w:rPr>
          <w:lang w:val="en-US"/>
        </w:rPr>
        <w:t>Đặc điểm gameplay:</w:t>
      </w:r>
    </w:p>
    <w:p w14:paraId="0BA21910" w14:textId="77777777" w:rsidR="00910A2A" w:rsidRPr="001F0B14" w:rsidRDefault="00910A2A" w:rsidP="00E05270">
      <w:pPr>
        <w:pStyle w:val="ListParagraph"/>
        <w:numPr>
          <w:ilvl w:val="0"/>
          <w:numId w:val="95"/>
        </w:numPr>
        <w:spacing w:line="360" w:lineRule="auto"/>
        <w:rPr>
          <w:lang w:val="en-US"/>
        </w:rPr>
      </w:pPr>
      <w:r w:rsidRPr="001F0B14">
        <w:rPr>
          <w:lang w:val="en-US"/>
        </w:rPr>
        <w:t>Địa hình phức tạp hơn: nền tảng nhỏ và xa nhau hơn, đòi hỏi kỹ năng nhảy chính xác hơn.</w:t>
      </w:r>
    </w:p>
    <w:p w14:paraId="64A82957" w14:textId="77777777" w:rsidR="00910A2A" w:rsidRPr="001F0B14" w:rsidRDefault="00910A2A" w:rsidP="00E05270">
      <w:pPr>
        <w:pStyle w:val="ListParagraph"/>
        <w:numPr>
          <w:ilvl w:val="0"/>
          <w:numId w:val="95"/>
        </w:numPr>
        <w:spacing w:line="360" w:lineRule="auto"/>
        <w:rPr>
          <w:lang w:val="en-US"/>
        </w:rPr>
      </w:pPr>
      <w:r w:rsidRPr="001F0B14">
        <w:rPr>
          <w:lang w:val="en-US"/>
        </w:rPr>
        <w:t>LapisLazer xuất hiện nhiều hơn, đòi hỏi kỹ năng né đạn trong khi vừa xử lý địa hình.</w:t>
      </w:r>
    </w:p>
    <w:p w14:paraId="151C3A32" w14:textId="5E8D8E54" w:rsidR="00910A2A" w:rsidRPr="001F0B14" w:rsidRDefault="00910A2A" w:rsidP="00E05270">
      <w:pPr>
        <w:pStyle w:val="ListParagraph"/>
        <w:numPr>
          <w:ilvl w:val="0"/>
          <w:numId w:val="95"/>
        </w:numPr>
        <w:spacing w:line="360" w:lineRule="auto"/>
        <w:rPr>
          <w:lang w:val="en-US"/>
        </w:rPr>
      </w:pPr>
      <w:r w:rsidRPr="001F0B14">
        <w:rPr>
          <w:lang w:val="en-US"/>
        </w:rPr>
        <w:t>Nhiều Interactable phức tạp hơn: cơ chế cửa, công tắc kết hợp.</w:t>
      </w:r>
    </w:p>
    <w:p w14:paraId="634C67F4" w14:textId="77777777" w:rsidR="001F0B14" w:rsidRDefault="002C45AA" w:rsidP="00E05270">
      <w:pPr>
        <w:spacing w:line="360" w:lineRule="auto"/>
        <w:jc w:val="center"/>
        <w:rPr>
          <w:i/>
          <w:iCs/>
          <w:lang w:val="en-US"/>
        </w:rPr>
      </w:pPr>
      <w:r>
        <w:rPr>
          <w:noProof/>
        </w:rPr>
        <w:lastRenderedPageBreak/>
        <w:drawing>
          <wp:inline distT="0" distB="0" distL="0" distR="0" wp14:anchorId="0DD48199" wp14:editId="2C7C79F0">
            <wp:extent cx="5760085" cy="3024505"/>
            <wp:effectExtent l="0" t="0" r="0" b="4445"/>
            <wp:docPr id="29532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27230" name=""/>
                    <pic:cNvPicPr/>
                  </pic:nvPicPr>
                  <pic:blipFill>
                    <a:blip r:embed="rId34"/>
                    <a:stretch>
                      <a:fillRect/>
                    </a:stretch>
                  </pic:blipFill>
                  <pic:spPr>
                    <a:xfrm>
                      <a:off x="0" y="0"/>
                      <a:ext cx="5760085" cy="3024505"/>
                    </a:xfrm>
                    <a:prstGeom prst="rect">
                      <a:avLst/>
                    </a:prstGeom>
                  </pic:spPr>
                </pic:pic>
              </a:graphicData>
            </a:graphic>
          </wp:inline>
        </w:drawing>
      </w:r>
      <w:r w:rsidRPr="002C45AA">
        <w:rPr>
          <w:i/>
          <w:iCs/>
          <w:lang w:val="en-US"/>
        </w:rPr>
        <w:t xml:space="preserve"> </w:t>
      </w:r>
    </w:p>
    <w:p w14:paraId="210A58C3" w14:textId="7652063A" w:rsidR="00910A2A" w:rsidRPr="002C45AA" w:rsidRDefault="00BB5369" w:rsidP="00E05270">
      <w:pPr>
        <w:pStyle w:val="Caption"/>
        <w:rPr>
          <w:lang w:val="en-US"/>
        </w:rPr>
      </w:pPr>
      <w:bookmarkStart w:id="258" w:name="_Toc229790665"/>
      <w:bookmarkStart w:id="259" w:name="_Toc229791234"/>
      <w:bookmarkStart w:id="260" w:name="_Toc229911240"/>
      <w:bookmarkStart w:id="261" w:name="_Toc230475847"/>
      <w:r>
        <w:t>Hình</w:t>
      </w:r>
      <w:r>
        <w:rPr>
          <w:lang w:val="en-US"/>
        </w:rPr>
        <w:t xml:space="preserve"> 3</w:t>
      </w:r>
      <w:r w:rsidR="00750E63">
        <w:t>.</w:t>
      </w:r>
      <w:r w:rsidR="00750E63">
        <w:fldChar w:fldCharType="begin"/>
      </w:r>
      <w:r w:rsidR="00750E63">
        <w:instrText xml:space="preserve"> SEQ Hình \* ARABIC \s 1 </w:instrText>
      </w:r>
      <w:r w:rsidR="00750E63">
        <w:fldChar w:fldCharType="separate"/>
      </w:r>
      <w:r w:rsidR="00750E63">
        <w:rPr>
          <w:noProof/>
        </w:rPr>
        <w:t>13</w:t>
      </w:r>
      <w:r w:rsidR="00750E63">
        <w:rPr>
          <w:noProof/>
        </w:rPr>
        <w:fldChar w:fldCharType="end"/>
      </w:r>
      <w:r w:rsidR="001F0B14">
        <w:rPr>
          <w:iCs/>
          <w:lang w:val="en-US"/>
        </w:rPr>
        <w:t>:</w:t>
      </w:r>
      <w:r w:rsidR="00910A2A" w:rsidRPr="002C45AA">
        <w:rPr>
          <w:iCs/>
          <w:lang w:val="en-US"/>
        </w:rPr>
        <w:t xml:space="preserve"> Bố cục MossyCaveArea</w:t>
      </w:r>
      <w:bookmarkEnd w:id="258"/>
      <w:bookmarkEnd w:id="259"/>
      <w:bookmarkEnd w:id="260"/>
      <w:bookmarkEnd w:id="261"/>
    </w:p>
    <w:p w14:paraId="24FBE7C4" w14:textId="77777777" w:rsidR="00910A2A" w:rsidRPr="00910A2A" w:rsidRDefault="00910A2A" w:rsidP="00E05270">
      <w:pPr>
        <w:pStyle w:val="Heading3"/>
        <w:spacing w:line="360" w:lineRule="auto"/>
      </w:pPr>
      <w:bookmarkStart w:id="262" w:name="_Toc230475777"/>
      <w:r w:rsidRPr="00910A2A">
        <w:t>3.4.5. Hệ thống Loot và Inventory</w:t>
      </w:r>
      <w:bookmarkEnd w:id="262"/>
    </w:p>
    <w:p w14:paraId="1540A472" w14:textId="3C9E402A" w:rsidR="00910A2A" w:rsidRPr="002F1AD7" w:rsidRDefault="00910A2A" w:rsidP="00E05270">
      <w:pPr>
        <w:spacing w:line="360" w:lineRule="auto"/>
        <w:ind w:firstLine="360"/>
        <w:rPr>
          <w:lang w:val="en-US"/>
        </w:rPr>
      </w:pPr>
      <w:r w:rsidRPr="00910A2A">
        <w:rPr>
          <w:lang w:val="en-US"/>
        </w:rPr>
        <w:t>Game tích hợp hệ thống Loot (Assets/Loot) và Inventory (Assets/Inventory) tạo nên chiều sâu gameplay vượt trội so với platformer thông thường:</w:t>
      </w:r>
    </w:p>
    <w:p w14:paraId="6BF16295" w14:textId="77777777" w:rsidR="00910A2A" w:rsidRPr="001F0B14" w:rsidRDefault="00910A2A" w:rsidP="00E05270">
      <w:pPr>
        <w:pStyle w:val="ListParagraph"/>
        <w:numPr>
          <w:ilvl w:val="0"/>
          <w:numId w:val="96"/>
        </w:numPr>
        <w:spacing w:line="360" w:lineRule="auto"/>
        <w:rPr>
          <w:lang w:val="en-US"/>
        </w:rPr>
      </w:pPr>
      <w:r w:rsidRPr="001F0B14">
        <w:rPr>
          <w:lang w:val="en-US"/>
        </w:rPr>
        <w:t>Loot Table: Mỗi kẻ địch được gán ScriptableObject chứa bảng xác suất rơi vật phẩm. Kẻ địch mạnh hơn có tỉ lệ rơi đồ tốt hơn, Boss đảm bảo rơi đồ hiếm.</w:t>
      </w:r>
    </w:p>
    <w:p w14:paraId="265FDEAC" w14:textId="77777777" w:rsidR="00910A2A" w:rsidRPr="001F0B14" w:rsidRDefault="00910A2A" w:rsidP="00E05270">
      <w:pPr>
        <w:pStyle w:val="ListParagraph"/>
        <w:numPr>
          <w:ilvl w:val="0"/>
          <w:numId w:val="96"/>
        </w:numPr>
        <w:spacing w:line="360" w:lineRule="auto"/>
        <w:rPr>
          <w:lang w:val="en-US"/>
        </w:rPr>
      </w:pPr>
      <w:r w:rsidRPr="001F0B14">
        <w:rPr>
          <w:lang w:val="en-US"/>
        </w:rPr>
        <w:t>Loot Drop: Khi kẻ địch chết, hàm OnDeath() trong Enemy.cs tham chiếu đến Loot Table, random vật phẩm và Instantiate Loot Prefab tại vị trí kẻ địch chết. Loot Prefab có animation rơi xuống và collider trigger để nhặt.</w:t>
      </w:r>
    </w:p>
    <w:p w14:paraId="46EE3FBB" w14:textId="46402654" w:rsidR="00910A2A" w:rsidRPr="001F0B14" w:rsidRDefault="00910A2A" w:rsidP="00E05270">
      <w:pPr>
        <w:pStyle w:val="ListParagraph"/>
        <w:numPr>
          <w:ilvl w:val="0"/>
          <w:numId w:val="96"/>
        </w:numPr>
        <w:spacing w:line="360" w:lineRule="auto"/>
        <w:rPr>
          <w:lang w:val="en-US"/>
        </w:rPr>
      </w:pPr>
      <w:r w:rsidRPr="001F0B14">
        <w:rPr>
          <w:lang w:val="en-US"/>
        </w:rPr>
        <w:t>Inventory System: Vật phẩm nhặt được lưu vào hệ thống Inventory với UI hiển thị. Người chơi có thể dùng vật phẩm hồi máu từ giao diện Inventory.</w:t>
      </w:r>
    </w:p>
    <w:p w14:paraId="3D0FBB35" w14:textId="77777777" w:rsidR="00910A2A" w:rsidRPr="00910A2A" w:rsidRDefault="00910A2A" w:rsidP="00E05270">
      <w:pPr>
        <w:pStyle w:val="ListParagraph"/>
        <w:spacing w:line="360" w:lineRule="auto"/>
        <w:jc w:val="both"/>
        <w:rPr>
          <w:lang w:val="en-US"/>
        </w:rPr>
      </w:pPr>
      <w:r w:rsidRPr="00910A2A">
        <w:rPr>
          <w:lang w:val="en-US"/>
        </w:rPr>
        <w:t xml:space="preserve"> </w:t>
      </w:r>
    </w:p>
    <w:p w14:paraId="5DE070B2" w14:textId="77777777" w:rsidR="00DE3677" w:rsidRDefault="00DE3677" w:rsidP="00E05270">
      <w:pPr>
        <w:pStyle w:val="ListParagraph"/>
        <w:spacing w:line="360" w:lineRule="auto"/>
        <w:jc w:val="center"/>
        <w:rPr>
          <w:i/>
          <w:iCs/>
          <w:lang w:val="en-US"/>
        </w:rPr>
      </w:pPr>
      <w:r>
        <w:rPr>
          <w:noProof/>
        </w:rPr>
        <w:drawing>
          <wp:inline distT="0" distB="0" distL="0" distR="0" wp14:anchorId="65709A69" wp14:editId="2BE0A8CE">
            <wp:extent cx="3048000" cy="1476375"/>
            <wp:effectExtent l="0" t="0" r="0" b="9525"/>
            <wp:docPr id="149448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83829" name=""/>
                    <pic:cNvPicPr/>
                  </pic:nvPicPr>
                  <pic:blipFill>
                    <a:blip r:embed="rId35"/>
                    <a:stretch>
                      <a:fillRect/>
                    </a:stretch>
                  </pic:blipFill>
                  <pic:spPr>
                    <a:xfrm>
                      <a:off x="0" y="0"/>
                      <a:ext cx="3048000" cy="1476375"/>
                    </a:xfrm>
                    <a:prstGeom prst="rect">
                      <a:avLst/>
                    </a:prstGeom>
                  </pic:spPr>
                </pic:pic>
              </a:graphicData>
            </a:graphic>
          </wp:inline>
        </w:drawing>
      </w:r>
    </w:p>
    <w:p w14:paraId="17F2E161" w14:textId="4709200A" w:rsidR="00910A2A" w:rsidRPr="001F0B14" w:rsidRDefault="00BB5369" w:rsidP="00E05270">
      <w:pPr>
        <w:pStyle w:val="Caption"/>
      </w:pPr>
      <w:bookmarkStart w:id="263" w:name="_Toc229790666"/>
      <w:bookmarkStart w:id="264" w:name="_Toc229791235"/>
      <w:bookmarkStart w:id="265" w:name="_Toc229911241"/>
      <w:bookmarkStart w:id="266" w:name="_Toc230475848"/>
      <w:r>
        <w:t>Hình</w:t>
      </w:r>
      <w:r>
        <w:rPr>
          <w:lang w:val="en-US"/>
        </w:rPr>
        <w:t xml:space="preserve"> 3</w:t>
      </w:r>
      <w:r w:rsidR="00750E63">
        <w:t>.</w:t>
      </w:r>
      <w:r w:rsidR="00750E63">
        <w:fldChar w:fldCharType="begin"/>
      </w:r>
      <w:r w:rsidR="00750E63">
        <w:instrText xml:space="preserve"> SEQ Hình \* ARABIC \s 1 </w:instrText>
      </w:r>
      <w:r w:rsidR="00750E63">
        <w:fldChar w:fldCharType="separate"/>
      </w:r>
      <w:r w:rsidR="00750E63">
        <w:rPr>
          <w:noProof/>
        </w:rPr>
        <w:t>14</w:t>
      </w:r>
      <w:r w:rsidR="00750E63">
        <w:rPr>
          <w:noProof/>
        </w:rPr>
        <w:fldChar w:fldCharType="end"/>
      </w:r>
      <w:r w:rsidR="001F0B14" w:rsidRPr="001F0B14">
        <w:t>:</w:t>
      </w:r>
      <w:r w:rsidR="00910A2A" w:rsidRPr="001F0B14">
        <w:t xml:space="preserve"> Hệ thống Loot rơi từ kẻ địch và giao diện Inventory</w:t>
      </w:r>
      <w:bookmarkEnd w:id="263"/>
      <w:bookmarkEnd w:id="264"/>
      <w:bookmarkEnd w:id="265"/>
      <w:bookmarkEnd w:id="266"/>
    </w:p>
    <w:p w14:paraId="5BBD14FD" w14:textId="77777777" w:rsidR="00910A2A" w:rsidRPr="005270A0" w:rsidRDefault="00910A2A" w:rsidP="00E05270">
      <w:pPr>
        <w:pStyle w:val="Heading2"/>
        <w:spacing w:line="360" w:lineRule="auto"/>
        <w:rPr>
          <w:lang w:val="vi-VN"/>
        </w:rPr>
      </w:pPr>
      <w:bookmarkStart w:id="267" w:name="_Toc230475778"/>
      <w:r w:rsidRPr="005270A0">
        <w:rPr>
          <w:lang w:val="vi-VN"/>
        </w:rPr>
        <w:lastRenderedPageBreak/>
        <w:t>3.5. Thiết kế UI/UX</w:t>
      </w:r>
      <w:bookmarkEnd w:id="267"/>
    </w:p>
    <w:p w14:paraId="7FDB0413" w14:textId="77777777" w:rsidR="00910A2A" w:rsidRPr="005270A0" w:rsidRDefault="00910A2A" w:rsidP="00E05270">
      <w:pPr>
        <w:pStyle w:val="Heading3"/>
        <w:spacing w:line="360" w:lineRule="auto"/>
        <w:rPr>
          <w:lang w:val="vi-VN"/>
        </w:rPr>
      </w:pPr>
      <w:bookmarkStart w:id="268" w:name="_Toc230475779"/>
      <w:r w:rsidRPr="005270A0">
        <w:rPr>
          <w:lang w:val="vi-VN"/>
        </w:rPr>
        <w:t>3.5.1. Sơ đồ điều hướng màn hình</w:t>
      </w:r>
      <w:bookmarkEnd w:id="268"/>
    </w:p>
    <w:p w14:paraId="103848C3" w14:textId="77777777" w:rsidR="00910A2A" w:rsidRPr="005270A0" w:rsidRDefault="00910A2A" w:rsidP="00E05270">
      <w:pPr>
        <w:spacing w:line="360" w:lineRule="auto"/>
        <w:ind w:firstLine="720"/>
      </w:pPr>
      <w:r w:rsidRPr="005270A0">
        <w:t>Hệ thống UI tổ chức qua hai scene chính: MainMenu cho màn hình chính và Canvas_But... (scene UI overlay) được load cùng với các scene màn chơi. Canvas UI overlay chứa toàn bộ HUD và các panel menu trong game, tách biệt khỏi nội dung gameplay để dễ cập nhật độc lập.</w:t>
      </w:r>
    </w:p>
    <w:p w14:paraId="5A4C1E0E" w14:textId="77777777" w:rsidR="00910A2A" w:rsidRPr="005270A0" w:rsidRDefault="00910A2A" w:rsidP="00E05270">
      <w:pPr>
        <w:pStyle w:val="ListParagraph"/>
        <w:spacing w:line="360" w:lineRule="auto"/>
        <w:jc w:val="both"/>
      </w:pPr>
      <w:r w:rsidRPr="005270A0">
        <w:t xml:space="preserve"> </w:t>
      </w:r>
    </w:p>
    <w:p w14:paraId="14385134" w14:textId="77777777" w:rsidR="001F0B14" w:rsidRPr="005270A0" w:rsidRDefault="002C45AA" w:rsidP="00E05270">
      <w:pPr>
        <w:spacing w:line="360" w:lineRule="auto"/>
        <w:jc w:val="both"/>
        <w:rPr>
          <w:i/>
          <w:iCs/>
        </w:rPr>
      </w:pPr>
      <w:r>
        <w:rPr>
          <w:noProof/>
        </w:rPr>
        <w:drawing>
          <wp:inline distT="0" distB="0" distL="0" distR="0" wp14:anchorId="01F8D61C" wp14:editId="423A9363">
            <wp:extent cx="5760085" cy="5256530"/>
            <wp:effectExtent l="0" t="0" r="0" b="1270"/>
            <wp:docPr id="118187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74791" name=""/>
                    <pic:cNvPicPr/>
                  </pic:nvPicPr>
                  <pic:blipFill>
                    <a:blip r:embed="rId36"/>
                    <a:stretch>
                      <a:fillRect/>
                    </a:stretch>
                  </pic:blipFill>
                  <pic:spPr>
                    <a:xfrm>
                      <a:off x="0" y="0"/>
                      <a:ext cx="5760085" cy="5256530"/>
                    </a:xfrm>
                    <a:prstGeom prst="rect">
                      <a:avLst/>
                    </a:prstGeom>
                  </pic:spPr>
                </pic:pic>
              </a:graphicData>
            </a:graphic>
          </wp:inline>
        </w:drawing>
      </w:r>
      <w:r w:rsidRPr="005270A0">
        <w:rPr>
          <w:i/>
          <w:iCs/>
        </w:rPr>
        <w:t xml:space="preserve"> </w:t>
      </w:r>
    </w:p>
    <w:p w14:paraId="23C11342" w14:textId="151C5CD6" w:rsidR="00910A2A" w:rsidRPr="005270A0" w:rsidRDefault="00BB5369" w:rsidP="00E05270">
      <w:pPr>
        <w:pStyle w:val="Caption"/>
      </w:pPr>
      <w:bookmarkStart w:id="269" w:name="_Toc229790667"/>
      <w:bookmarkStart w:id="270" w:name="_Toc229791236"/>
      <w:bookmarkStart w:id="271" w:name="_Toc229911242"/>
      <w:bookmarkStart w:id="272" w:name="_Toc230475849"/>
      <w:r>
        <w:t>Hình</w:t>
      </w:r>
      <w:r w:rsidRPr="00BB5369">
        <w:t xml:space="preserve"> 3</w:t>
      </w:r>
      <w:r w:rsidR="00750E63">
        <w:t>.</w:t>
      </w:r>
      <w:r w:rsidR="00750E63">
        <w:fldChar w:fldCharType="begin"/>
      </w:r>
      <w:r w:rsidR="00750E63">
        <w:instrText xml:space="preserve"> SEQ Hình \* ARABIC \s 1 </w:instrText>
      </w:r>
      <w:r w:rsidR="00750E63">
        <w:fldChar w:fldCharType="separate"/>
      </w:r>
      <w:r w:rsidR="00750E63">
        <w:rPr>
          <w:noProof/>
        </w:rPr>
        <w:t>15</w:t>
      </w:r>
      <w:r w:rsidR="00750E63">
        <w:rPr>
          <w:noProof/>
        </w:rPr>
        <w:fldChar w:fldCharType="end"/>
      </w:r>
      <w:r w:rsidR="001F0B14" w:rsidRPr="005270A0">
        <w:rPr>
          <w:iCs/>
        </w:rPr>
        <w:t>:</w:t>
      </w:r>
      <w:r w:rsidR="00910A2A" w:rsidRPr="005270A0">
        <w:rPr>
          <w:iCs/>
        </w:rPr>
        <w:t xml:space="preserve"> Sơ đồ điều hướng màn hình</w:t>
      </w:r>
      <w:bookmarkEnd w:id="269"/>
      <w:bookmarkEnd w:id="270"/>
      <w:bookmarkEnd w:id="271"/>
      <w:bookmarkEnd w:id="272"/>
      <w:r w:rsidR="00910A2A" w:rsidRPr="005270A0">
        <w:rPr>
          <w:iCs/>
        </w:rPr>
        <w:t xml:space="preserve"> </w:t>
      </w:r>
    </w:p>
    <w:p w14:paraId="410CA38B" w14:textId="77777777" w:rsidR="00910A2A" w:rsidRPr="00910A2A" w:rsidRDefault="00910A2A" w:rsidP="00E05270">
      <w:pPr>
        <w:pStyle w:val="Heading3"/>
        <w:spacing w:line="360" w:lineRule="auto"/>
      </w:pPr>
      <w:bookmarkStart w:id="273" w:name="_Toc230475780"/>
      <w:r w:rsidRPr="00910A2A">
        <w:t>3.5.2. Thiết kế Main Menu và HUD</w:t>
      </w:r>
      <w:bookmarkEnd w:id="273"/>
    </w:p>
    <w:p w14:paraId="1CEAD9CC" w14:textId="77777777" w:rsidR="00910A2A" w:rsidRPr="001F0B14" w:rsidRDefault="00910A2A" w:rsidP="00E05270">
      <w:pPr>
        <w:spacing w:line="360" w:lineRule="auto"/>
        <w:rPr>
          <w:b/>
          <w:bCs/>
          <w:lang w:val="en-US"/>
        </w:rPr>
      </w:pPr>
      <w:r w:rsidRPr="001F0B14">
        <w:rPr>
          <w:b/>
          <w:bCs/>
          <w:lang w:val="en-US"/>
        </w:rPr>
        <w:t>a) Main Menu:</w:t>
      </w:r>
    </w:p>
    <w:p w14:paraId="6861683C" w14:textId="6EFC5395" w:rsidR="00910A2A" w:rsidRPr="00910A2A" w:rsidRDefault="00910A2A" w:rsidP="00E05270">
      <w:pPr>
        <w:spacing w:line="360" w:lineRule="auto"/>
        <w:ind w:firstLine="720"/>
        <w:rPr>
          <w:lang w:val="en-US"/>
        </w:rPr>
      </w:pPr>
      <w:r w:rsidRPr="00910A2A">
        <w:rPr>
          <w:lang w:val="en-US"/>
        </w:rPr>
        <w:lastRenderedPageBreak/>
        <w:t>Gồm: background thể hiện bối cảnh hang động tối tăm, tên game ở trung tâm, nút Bắt đầu (lớn nhất), nút Hướng dẫn (hiển thị panel điều khiển cơ bản), nút Cài đặt (chỉnh âm lượng BGM/SFX), điểm High Score từ PlayerPrefs.</w:t>
      </w:r>
    </w:p>
    <w:p w14:paraId="7BE8A720" w14:textId="77777777" w:rsidR="00910A2A" w:rsidRPr="002F1AD7" w:rsidRDefault="00910A2A" w:rsidP="00E05270">
      <w:pPr>
        <w:spacing w:line="360" w:lineRule="auto"/>
        <w:jc w:val="both"/>
        <w:rPr>
          <w:lang w:val="en-US"/>
        </w:rPr>
      </w:pPr>
      <w:r w:rsidRPr="002F1AD7">
        <w:rPr>
          <w:b/>
          <w:bCs/>
          <w:lang w:val="en-US"/>
        </w:rPr>
        <w:t>b) HUD trong game (sử dụng TextMeshPro):</w:t>
      </w:r>
    </w:p>
    <w:p w14:paraId="276074F5" w14:textId="77777777" w:rsidR="00910A2A" w:rsidRPr="001F0B14" w:rsidRDefault="00910A2A" w:rsidP="00E05270">
      <w:pPr>
        <w:pStyle w:val="ListParagraph"/>
        <w:numPr>
          <w:ilvl w:val="0"/>
          <w:numId w:val="97"/>
        </w:numPr>
        <w:spacing w:line="360" w:lineRule="auto"/>
        <w:rPr>
          <w:lang w:val="en-US"/>
        </w:rPr>
      </w:pPr>
      <w:r w:rsidRPr="001F0B14">
        <w:rPr>
          <w:lang w:val="en-US"/>
        </w:rPr>
        <w:t>Góc trên trái: Health Bar với icon trái tim, đổi màu xanh → vàng → đỏ theo % HP. TextMeshPro hiển thị số HP chính xác.</w:t>
      </w:r>
    </w:p>
    <w:p w14:paraId="3A739812" w14:textId="77777777" w:rsidR="00910A2A" w:rsidRPr="001F0B14" w:rsidRDefault="00910A2A" w:rsidP="00E05270">
      <w:pPr>
        <w:pStyle w:val="ListParagraph"/>
        <w:numPr>
          <w:ilvl w:val="0"/>
          <w:numId w:val="97"/>
        </w:numPr>
        <w:spacing w:line="360" w:lineRule="auto"/>
        <w:rPr>
          <w:lang w:val="en-US"/>
        </w:rPr>
      </w:pPr>
      <w:r w:rsidRPr="001F0B14">
        <w:rPr>
          <w:lang w:val="en-US"/>
        </w:rPr>
        <w:t>Góc trên phải: Điểm số và số coin thu thập được, cập nhật tức thì khi có thay đổi.</w:t>
      </w:r>
    </w:p>
    <w:p w14:paraId="7F9DC5CC" w14:textId="77777777" w:rsidR="00910A2A" w:rsidRPr="001F0B14" w:rsidRDefault="00910A2A" w:rsidP="00E05270">
      <w:pPr>
        <w:pStyle w:val="ListParagraph"/>
        <w:numPr>
          <w:ilvl w:val="0"/>
          <w:numId w:val="97"/>
        </w:numPr>
        <w:spacing w:line="360" w:lineRule="auto"/>
        <w:rPr>
          <w:lang w:val="en-US"/>
        </w:rPr>
      </w:pPr>
      <w:r w:rsidRPr="001F0B14">
        <w:rPr>
          <w:lang w:val="en-US"/>
        </w:rPr>
        <w:t>Góc dưới: Slot inventory rút gọn hiển thị vật phẩm đang mang theo.</w:t>
      </w:r>
    </w:p>
    <w:p w14:paraId="62BA2C73" w14:textId="77777777" w:rsidR="00910A2A" w:rsidRPr="001F0B14" w:rsidRDefault="00910A2A" w:rsidP="00E05270">
      <w:pPr>
        <w:pStyle w:val="ListParagraph"/>
        <w:numPr>
          <w:ilvl w:val="0"/>
          <w:numId w:val="97"/>
        </w:numPr>
        <w:spacing w:line="360" w:lineRule="auto"/>
        <w:rPr>
          <w:lang w:val="en-US"/>
        </w:rPr>
      </w:pPr>
      <w:r w:rsidRPr="001F0B14">
        <w:rPr>
          <w:lang w:val="en-US"/>
        </w:rPr>
        <w:t>Điều khiển cảm ứng Android: nút trái/phải ở góc dưới trái, nút Nhảy và Tấn công ở góc dưới phải. Tất cả bán trong suốt 60% để không che gameplay.</w:t>
      </w:r>
    </w:p>
    <w:p w14:paraId="1B483609" w14:textId="77777777" w:rsidR="00910A2A" w:rsidRPr="00910A2A" w:rsidRDefault="00910A2A" w:rsidP="00E05270">
      <w:pPr>
        <w:pStyle w:val="ListParagraph"/>
        <w:spacing w:line="360" w:lineRule="auto"/>
        <w:jc w:val="both"/>
        <w:rPr>
          <w:lang w:val="en-US"/>
        </w:rPr>
      </w:pPr>
      <w:r w:rsidRPr="00910A2A">
        <w:rPr>
          <w:lang w:val="en-US"/>
        </w:rPr>
        <w:t xml:space="preserve"> </w:t>
      </w:r>
    </w:p>
    <w:p w14:paraId="05C56641" w14:textId="472D97BA" w:rsidR="001F0B14" w:rsidRDefault="00797284" w:rsidP="00E05270">
      <w:pPr>
        <w:spacing w:line="360" w:lineRule="auto"/>
        <w:jc w:val="center"/>
        <w:rPr>
          <w:i/>
          <w:iCs/>
          <w:lang w:val="en-US"/>
        </w:rPr>
      </w:pPr>
      <w:r>
        <w:rPr>
          <w:noProof/>
        </w:rPr>
        <w:drawing>
          <wp:inline distT="0" distB="0" distL="0" distR="0" wp14:anchorId="3B22954F" wp14:editId="1C69A486">
            <wp:extent cx="5760085" cy="3243580"/>
            <wp:effectExtent l="0" t="0" r="0" b="0"/>
            <wp:docPr id="76815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59697" name=""/>
                    <pic:cNvPicPr/>
                  </pic:nvPicPr>
                  <pic:blipFill>
                    <a:blip r:embed="rId37"/>
                    <a:stretch>
                      <a:fillRect/>
                    </a:stretch>
                  </pic:blipFill>
                  <pic:spPr>
                    <a:xfrm>
                      <a:off x="0" y="0"/>
                      <a:ext cx="5760085" cy="3243580"/>
                    </a:xfrm>
                    <a:prstGeom prst="rect">
                      <a:avLst/>
                    </a:prstGeom>
                  </pic:spPr>
                </pic:pic>
              </a:graphicData>
            </a:graphic>
          </wp:inline>
        </w:drawing>
      </w:r>
    </w:p>
    <w:p w14:paraId="0AFB0ECB" w14:textId="23C18303" w:rsidR="00910A2A" w:rsidRPr="00DE3677" w:rsidRDefault="00BB5369" w:rsidP="00E05270">
      <w:pPr>
        <w:pStyle w:val="Caption"/>
        <w:rPr>
          <w:lang w:val="en-US"/>
        </w:rPr>
      </w:pPr>
      <w:bookmarkStart w:id="274" w:name="_Toc229790668"/>
      <w:bookmarkStart w:id="275" w:name="_Toc229791237"/>
      <w:bookmarkStart w:id="276" w:name="_Toc229911243"/>
      <w:bookmarkStart w:id="277" w:name="_Toc230475850"/>
      <w:r>
        <w:t>Hình</w:t>
      </w:r>
      <w:r>
        <w:rPr>
          <w:lang w:val="en-US"/>
        </w:rPr>
        <w:t xml:space="preserve"> 3</w:t>
      </w:r>
      <w:r w:rsidR="00750E63">
        <w:t>.</w:t>
      </w:r>
      <w:r w:rsidR="00750E63">
        <w:fldChar w:fldCharType="begin"/>
      </w:r>
      <w:r w:rsidR="00750E63">
        <w:instrText xml:space="preserve"> SEQ Hình \* ARABIC \s 1 </w:instrText>
      </w:r>
      <w:r w:rsidR="00750E63">
        <w:fldChar w:fldCharType="separate"/>
      </w:r>
      <w:r w:rsidR="00750E63">
        <w:rPr>
          <w:noProof/>
        </w:rPr>
        <w:t>16</w:t>
      </w:r>
      <w:r w:rsidR="00750E63">
        <w:rPr>
          <w:noProof/>
        </w:rPr>
        <w:fldChar w:fldCharType="end"/>
      </w:r>
      <w:r w:rsidR="001F0B14">
        <w:rPr>
          <w:lang w:val="en-US"/>
        </w:rPr>
        <w:t>:</w:t>
      </w:r>
      <w:r w:rsidR="00910A2A" w:rsidRPr="00DE3677">
        <w:rPr>
          <w:lang w:val="en-US"/>
        </w:rPr>
        <w:t xml:space="preserve"> Giao diện Main Menu và HUD trong màn chơi</w:t>
      </w:r>
      <w:bookmarkEnd w:id="274"/>
      <w:bookmarkEnd w:id="275"/>
      <w:bookmarkEnd w:id="276"/>
      <w:bookmarkEnd w:id="277"/>
    </w:p>
    <w:p w14:paraId="5C73463B" w14:textId="77777777" w:rsidR="00910A2A" w:rsidRPr="00910A2A" w:rsidRDefault="00910A2A" w:rsidP="00E05270">
      <w:pPr>
        <w:pStyle w:val="Heading3"/>
        <w:spacing w:line="360" w:lineRule="auto"/>
      </w:pPr>
      <w:bookmarkStart w:id="278" w:name="_Toc230475781"/>
      <w:r w:rsidRPr="00910A2A">
        <w:t>3.5.3. Thiết kế Pause, Game Over và Victory</w:t>
      </w:r>
      <w:bookmarkEnd w:id="278"/>
    </w:p>
    <w:p w14:paraId="4D5A2005" w14:textId="77777777" w:rsidR="00910A2A" w:rsidRPr="002F1AD7" w:rsidRDefault="00910A2A" w:rsidP="00E05270">
      <w:pPr>
        <w:spacing w:line="360" w:lineRule="auto"/>
        <w:jc w:val="both"/>
        <w:rPr>
          <w:lang w:val="en-US"/>
        </w:rPr>
      </w:pPr>
      <w:r w:rsidRPr="002F1AD7">
        <w:rPr>
          <w:b/>
          <w:bCs/>
          <w:lang w:val="en-US"/>
        </w:rPr>
        <w:t>a) Pause Menu:</w:t>
      </w:r>
    </w:p>
    <w:p w14:paraId="1CA7EBBE" w14:textId="64212AE1" w:rsidR="00910A2A" w:rsidRPr="002F1AD7" w:rsidRDefault="00910A2A" w:rsidP="00E05270">
      <w:pPr>
        <w:spacing w:line="360" w:lineRule="auto"/>
        <w:ind w:firstLine="720"/>
        <w:rPr>
          <w:lang w:val="en-US"/>
        </w:rPr>
      </w:pPr>
      <w:r w:rsidRPr="00910A2A">
        <w:rPr>
          <w:lang w:val="en-US"/>
        </w:rPr>
        <w:t xml:space="preserve">Khi bấm </w:t>
      </w:r>
      <w:r w:rsidR="00797284">
        <w:rPr>
          <w:lang w:val="en-US"/>
        </w:rPr>
        <w:t>setting</w:t>
      </w:r>
      <w:r w:rsidRPr="00910A2A">
        <w:rPr>
          <w:lang w:val="en-US"/>
        </w:rPr>
        <w:t xml:space="preserve"> Time.timeScale = 0. Panel Pause hiển thị: nút Tiếp tục, nút Menu chính, slider điều chỉnh </w:t>
      </w:r>
      <w:r w:rsidR="00797284">
        <w:rPr>
          <w:lang w:val="en-US"/>
        </w:rPr>
        <w:t>âm thanh.</w:t>
      </w:r>
    </w:p>
    <w:p w14:paraId="710BA9FE" w14:textId="77777777" w:rsidR="00910A2A" w:rsidRPr="002F1AD7" w:rsidRDefault="00910A2A" w:rsidP="00E05270">
      <w:pPr>
        <w:spacing w:line="360" w:lineRule="auto"/>
        <w:jc w:val="both"/>
        <w:rPr>
          <w:lang w:val="en-US"/>
        </w:rPr>
      </w:pPr>
      <w:r w:rsidRPr="002F1AD7">
        <w:rPr>
          <w:b/>
          <w:bCs/>
          <w:lang w:val="en-US"/>
        </w:rPr>
        <w:t>b) Game Over:</w:t>
      </w:r>
    </w:p>
    <w:p w14:paraId="4AF597C9" w14:textId="50429E54" w:rsidR="00402939" w:rsidRPr="00402939" w:rsidRDefault="00910A2A" w:rsidP="00402939">
      <w:pPr>
        <w:spacing w:line="360" w:lineRule="auto"/>
        <w:ind w:firstLine="720"/>
        <w:rPr>
          <w:lang w:val="en-US"/>
        </w:rPr>
      </w:pPr>
      <w:r w:rsidRPr="00910A2A">
        <w:rPr>
          <w:lang w:val="en-US"/>
        </w:rPr>
        <w:lastRenderedPageBreak/>
        <w:t>Sau animation Death kết thúc (~1.5 giây), màn hình Game Over hiển thị: nút Chơi lại (từ đầu phòng) và nút Menu chính.</w:t>
      </w:r>
    </w:p>
    <w:p w14:paraId="4939577F" w14:textId="77777777" w:rsidR="00910A2A" w:rsidRPr="002F1AD7" w:rsidRDefault="00910A2A" w:rsidP="00E05270">
      <w:pPr>
        <w:spacing w:line="360" w:lineRule="auto"/>
        <w:jc w:val="both"/>
        <w:rPr>
          <w:lang w:val="en-US"/>
        </w:rPr>
      </w:pPr>
      <w:r w:rsidRPr="002F1AD7">
        <w:rPr>
          <w:b/>
          <w:bCs/>
          <w:lang w:val="en-US"/>
        </w:rPr>
        <w:t>c) Victory Screen:</w:t>
      </w:r>
    </w:p>
    <w:p w14:paraId="37DE8345" w14:textId="77777777" w:rsidR="00910A2A" w:rsidRPr="00910A2A" w:rsidRDefault="00910A2A" w:rsidP="00E05270">
      <w:pPr>
        <w:spacing w:line="360" w:lineRule="auto"/>
        <w:ind w:firstLine="720"/>
        <w:rPr>
          <w:lang w:val="en-US"/>
        </w:rPr>
      </w:pPr>
      <w:r w:rsidRPr="00910A2A">
        <w:rPr>
          <w:lang w:val="en-US"/>
        </w:rPr>
        <w:t>Khi hoàn thành khu vực cuối: tổng điểm, thời gian hoàn thành, xếp hạng sao (1–3 theo điểm và thời gian), nút Chơi lại và Menu chính.</w:t>
      </w:r>
    </w:p>
    <w:p w14:paraId="29A5FF00" w14:textId="77777777" w:rsidR="00347DB7" w:rsidRDefault="002C45AA" w:rsidP="00E05270">
      <w:pPr>
        <w:pStyle w:val="Caption"/>
        <w:rPr>
          <w:lang w:val="en-US"/>
        </w:rPr>
      </w:pPr>
      <w:r>
        <w:rPr>
          <w:noProof/>
        </w:rPr>
        <w:drawing>
          <wp:inline distT="0" distB="0" distL="0" distR="0" wp14:anchorId="0B40B75B" wp14:editId="3E858BA5">
            <wp:extent cx="5760085" cy="3229610"/>
            <wp:effectExtent l="0" t="0" r="0" b="8890"/>
            <wp:docPr id="136928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84190" name=""/>
                    <pic:cNvPicPr/>
                  </pic:nvPicPr>
                  <pic:blipFill>
                    <a:blip r:embed="rId38"/>
                    <a:stretch>
                      <a:fillRect/>
                    </a:stretch>
                  </pic:blipFill>
                  <pic:spPr>
                    <a:xfrm>
                      <a:off x="0" y="0"/>
                      <a:ext cx="5760085" cy="3229610"/>
                    </a:xfrm>
                    <a:prstGeom prst="rect">
                      <a:avLst/>
                    </a:prstGeom>
                  </pic:spPr>
                </pic:pic>
              </a:graphicData>
            </a:graphic>
          </wp:inline>
        </w:drawing>
      </w:r>
    </w:p>
    <w:p w14:paraId="0E414D98" w14:textId="1B92CF7E" w:rsidR="00910A2A" w:rsidRPr="005A3ABE" w:rsidRDefault="00BB5369" w:rsidP="00E05270">
      <w:pPr>
        <w:pStyle w:val="Caption"/>
      </w:pPr>
      <w:bookmarkStart w:id="279" w:name="_Toc229911244"/>
      <w:bookmarkStart w:id="280" w:name="_Toc230475851"/>
      <w:r>
        <w:t>Hình</w:t>
      </w:r>
      <w:r>
        <w:rPr>
          <w:lang w:val="en-US"/>
        </w:rPr>
        <w:t xml:space="preserve"> 3</w:t>
      </w:r>
      <w:r w:rsidR="00750E63">
        <w:t>.</w:t>
      </w:r>
      <w:r w:rsidR="00750E63">
        <w:fldChar w:fldCharType="begin"/>
      </w:r>
      <w:r w:rsidR="00750E63">
        <w:instrText xml:space="preserve"> SEQ Hình \* ARABIC \s 1 </w:instrText>
      </w:r>
      <w:r w:rsidR="00750E63">
        <w:fldChar w:fldCharType="separate"/>
      </w:r>
      <w:r w:rsidR="00750E63">
        <w:rPr>
          <w:noProof/>
        </w:rPr>
        <w:t>17</w:t>
      </w:r>
      <w:r w:rsidR="00750E63">
        <w:rPr>
          <w:noProof/>
        </w:rPr>
        <w:fldChar w:fldCharType="end"/>
      </w:r>
      <w:r w:rsidRPr="00BB5369">
        <w:rPr>
          <w:iCs/>
        </w:rPr>
        <w:t>:</w:t>
      </w:r>
      <w:r w:rsidR="00910A2A" w:rsidRPr="005A3ABE">
        <w:rPr>
          <w:iCs/>
        </w:rPr>
        <w:t xml:space="preserve"> Giao diện Pause Menu</w:t>
      </w:r>
      <w:bookmarkEnd w:id="279"/>
      <w:bookmarkEnd w:id="280"/>
    </w:p>
    <w:p w14:paraId="7A4A77AA" w14:textId="77777777" w:rsidR="00910A2A" w:rsidRPr="005A3ABE" w:rsidRDefault="00910A2A" w:rsidP="00E05270">
      <w:pPr>
        <w:pStyle w:val="Heading2"/>
        <w:spacing w:line="360" w:lineRule="auto"/>
        <w:rPr>
          <w:lang w:val="vi-VN"/>
        </w:rPr>
      </w:pPr>
      <w:bookmarkStart w:id="281" w:name="_Toc230475782"/>
      <w:r w:rsidRPr="005A3ABE">
        <w:rPr>
          <w:lang w:val="vi-VN"/>
        </w:rPr>
        <w:t>3.6. Thiết kế tài nguyên (Assets)</w:t>
      </w:r>
      <w:bookmarkEnd w:id="281"/>
    </w:p>
    <w:p w14:paraId="15DD9E7C" w14:textId="77777777" w:rsidR="00910A2A" w:rsidRPr="005A3ABE" w:rsidRDefault="00910A2A" w:rsidP="00E05270">
      <w:pPr>
        <w:pStyle w:val="Heading3"/>
        <w:spacing w:line="360" w:lineRule="auto"/>
        <w:rPr>
          <w:lang w:val="vi-VN"/>
        </w:rPr>
      </w:pPr>
      <w:bookmarkStart w:id="282" w:name="_Toc230475783"/>
      <w:r w:rsidRPr="005A3ABE">
        <w:rPr>
          <w:lang w:val="vi-VN"/>
        </w:rPr>
        <w:t>3.6.1. Danh sách tài nguyên hình ảnh</w:t>
      </w:r>
      <w:bookmarkEnd w:id="282"/>
    </w:p>
    <w:p w14:paraId="7215B9E9" w14:textId="77777777" w:rsidR="00910A2A" w:rsidRPr="005A3ABE" w:rsidRDefault="00910A2A" w:rsidP="00E05270">
      <w:pPr>
        <w:pStyle w:val="ListParagraph"/>
        <w:spacing w:line="360" w:lineRule="auto"/>
        <w:jc w:val="both"/>
      </w:pPr>
      <w:r w:rsidRPr="005A3ABE">
        <w:t xml:space="preserve"> </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2139"/>
        <w:gridCol w:w="4082"/>
        <w:gridCol w:w="2073"/>
      </w:tblGrid>
      <w:tr w:rsidR="00910A2A" w:rsidRPr="00910A2A" w14:paraId="0FFD493F" w14:textId="77777777" w:rsidTr="00CA303E">
        <w:tc>
          <w:tcPr>
            <w:tcW w:w="732"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468A08B2" w14:textId="77777777" w:rsidR="00910A2A" w:rsidRPr="002F1AD7" w:rsidRDefault="00910A2A" w:rsidP="00E05270">
            <w:pPr>
              <w:spacing w:line="360" w:lineRule="auto"/>
              <w:jc w:val="center"/>
              <w:rPr>
                <w:lang w:val="en-US"/>
              </w:rPr>
            </w:pPr>
            <w:r w:rsidRPr="002F1AD7">
              <w:rPr>
                <w:b/>
                <w:bCs/>
                <w:lang w:val="en-US"/>
              </w:rPr>
              <w:t>STT</w:t>
            </w:r>
          </w:p>
        </w:tc>
        <w:tc>
          <w:tcPr>
            <w:tcW w:w="2139"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387C619E" w14:textId="77777777" w:rsidR="00910A2A" w:rsidRPr="002F1AD7" w:rsidRDefault="00910A2A" w:rsidP="00E05270">
            <w:pPr>
              <w:spacing w:line="360" w:lineRule="auto"/>
              <w:jc w:val="center"/>
              <w:rPr>
                <w:lang w:val="en-US"/>
              </w:rPr>
            </w:pPr>
            <w:r w:rsidRPr="002F1AD7">
              <w:rPr>
                <w:b/>
                <w:bCs/>
                <w:lang w:val="en-US"/>
              </w:rPr>
              <w:t>Nhóm asset</w:t>
            </w:r>
          </w:p>
        </w:tc>
        <w:tc>
          <w:tcPr>
            <w:tcW w:w="4082"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16B9B2C8" w14:textId="77777777" w:rsidR="00910A2A" w:rsidRPr="002F1AD7" w:rsidRDefault="00910A2A" w:rsidP="00E05270">
            <w:pPr>
              <w:spacing w:line="360" w:lineRule="auto"/>
              <w:jc w:val="center"/>
              <w:rPr>
                <w:lang w:val="en-US"/>
              </w:rPr>
            </w:pPr>
            <w:r w:rsidRPr="002F1AD7">
              <w:rPr>
                <w:b/>
                <w:bCs/>
                <w:lang w:val="en-US"/>
              </w:rPr>
              <w:t>Thư mục</w:t>
            </w:r>
          </w:p>
        </w:tc>
        <w:tc>
          <w:tcPr>
            <w:tcW w:w="2073"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6D0C67F6" w14:textId="77777777" w:rsidR="00910A2A" w:rsidRPr="002F1AD7" w:rsidRDefault="00910A2A" w:rsidP="00E05270">
            <w:pPr>
              <w:spacing w:line="360" w:lineRule="auto"/>
              <w:jc w:val="center"/>
              <w:rPr>
                <w:lang w:val="en-US"/>
              </w:rPr>
            </w:pPr>
            <w:r w:rsidRPr="002F1AD7">
              <w:rPr>
                <w:b/>
                <w:bCs/>
                <w:lang w:val="en-US"/>
              </w:rPr>
              <w:t>Mô tả</w:t>
            </w:r>
          </w:p>
        </w:tc>
      </w:tr>
      <w:tr w:rsidR="00910A2A" w:rsidRPr="00910A2A" w14:paraId="206A2EA0" w14:textId="77777777" w:rsidTr="00CA303E">
        <w:tc>
          <w:tcPr>
            <w:tcW w:w="73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2EFB98D" w14:textId="77777777" w:rsidR="00910A2A" w:rsidRPr="002F1AD7" w:rsidRDefault="00910A2A" w:rsidP="00E05270">
            <w:pPr>
              <w:spacing w:line="360" w:lineRule="auto"/>
              <w:jc w:val="center"/>
              <w:rPr>
                <w:lang w:val="en-US"/>
              </w:rPr>
            </w:pPr>
            <w:r w:rsidRPr="002F1AD7">
              <w:rPr>
                <w:lang w:val="en-US"/>
              </w:rPr>
              <w:t>1</w:t>
            </w:r>
          </w:p>
        </w:tc>
        <w:tc>
          <w:tcPr>
            <w:tcW w:w="2139"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1AE0A86" w14:textId="77777777" w:rsidR="00910A2A" w:rsidRPr="002F1AD7" w:rsidRDefault="00910A2A" w:rsidP="00E05270">
            <w:pPr>
              <w:spacing w:line="360" w:lineRule="auto"/>
              <w:rPr>
                <w:lang w:val="en-US"/>
              </w:rPr>
            </w:pPr>
            <w:r w:rsidRPr="002F1AD7">
              <w:rPr>
                <w:lang w:val="en-US"/>
              </w:rPr>
              <w:t>Sprite nhân vật chính</w:t>
            </w:r>
          </w:p>
        </w:tc>
        <w:tc>
          <w:tcPr>
            <w:tcW w:w="40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CD68847" w14:textId="77777777" w:rsidR="00910A2A" w:rsidRPr="002F1AD7" w:rsidRDefault="00910A2A" w:rsidP="00E05270">
            <w:pPr>
              <w:spacing w:line="360" w:lineRule="auto"/>
              <w:jc w:val="both"/>
              <w:rPr>
                <w:lang w:val="en-US"/>
              </w:rPr>
            </w:pPr>
            <w:r w:rsidRPr="002F1AD7">
              <w:rPr>
                <w:lang w:val="en-US"/>
              </w:rPr>
              <w:t>Assets/Player/Sprite</w:t>
            </w:r>
          </w:p>
        </w:tc>
        <w:tc>
          <w:tcPr>
            <w:tcW w:w="207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D36F537" w14:textId="77777777" w:rsidR="00910A2A" w:rsidRPr="002F1AD7" w:rsidRDefault="00910A2A" w:rsidP="00E05270">
            <w:pPr>
              <w:spacing w:line="360" w:lineRule="auto"/>
              <w:rPr>
                <w:lang w:val="en-US"/>
              </w:rPr>
            </w:pPr>
            <w:r w:rsidRPr="002F1AD7">
              <w:rPr>
                <w:lang w:val="en-US"/>
              </w:rPr>
              <w:t>Sprite sheet animation nhân vật</w:t>
            </w:r>
          </w:p>
        </w:tc>
      </w:tr>
      <w:tr w:rsidR="00910A2A" w:rsidRPr="00910A2A" w14:paraId="46C93531" w14:textId="77777777" w:rsidTr="00CA303E">
        <w:tc>
          <w:tcPr>
            <w:tcW w:w="73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48B7C54" w14:textId="77777777" w:rsidR="00910A2A" w:rsidRPr="002F1AD7" w:rsidRDefault="00910A2A" w:rsidP="00E05270">
            <w:pPr>
              <w:spacing w:line="360" w:lineRule="auto"/>
              <w:jc w:val="center"/>
              <w:rPr>
                <w:lang w:val="en-US"/>
              </w:rPr>
            </w:pPr>
            <w:r w:rsidRPr="002F1AD7">
              <w:rPr>
                <w:lang w:val="en-US"/>
              </w:rPr>
              <w:t>2</w:t>
            </w:r>
          </w:p>
        </w:tc>
        <w:tc>
          <w:tcPr>
            <w:tcW w:w="2139"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62D71F1" w14:textId="77777777" w:rsidR="00910A2A" w:rsidRPr="002F1AD7" w:rsidRDefault="00910A2A" w:rsidP="00E05270">
            <w:pPr>
              <w:spacing w:line="360" w:lineRule="auto"/>
              <w:rPr>
                <w:lang w:val="en-US"/>
              </w:rPr>
            </w:pPr>
            <w:r w:rsidRPr="002F1AD7">
              <w:rPr>
                <w:lang w:val="en-US"/>
              </w:rPr>
              <w:t>Sprite BambooWall</w:t>
            </w:r>
          </w:p>
        </w:tc>
        <w:tc>
          <w:tcPr>
            <w:tcW w:w="40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878F2B4" w14:textId="77777777" w:rsidR="00910A2A" w:rsidRPr="002F1AD7" w:rsidRDefault="00910A2A" w:rsidP="00E05270">
            <w:pPr>
              <w:spacing w:line="360" w:lineRule="auto"/>
              <w:jc w:val="both"/>
              <w:rPr>
                <w:lang w:val="en-US"/>
              </w:rPr>
            </w:pPr>
            <w:r w:rsidRPr="002F1AD7">
              <w:rPr>
                <w:lang w:val="en-US"/>
              </w:rPr>
              <w:t>Assets/Enemy/BambooWall</w:t>
            </w:r>
          </w:p>
        </w:tc>
        <w:tc>
          <w:tcPr>
            <w:tcW w:w="207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303E086" w14:textId="77777777" w:rsidR="00910A2A" w:rsidRPr="002F1AD7" w:rsidRDefault="00910A2A" w:rsidP="00E05270">
            <w:pPr>
              <w:spacing w:line="360" w:lineRule="auto"/>
              <w:rPr>
                <w:lang w:val="en-US"/>
              </w:rPr>
            </w:pPr>
            <w:r w:rsidRPr="002F1AD7">
              <w:rPr>
                <w:lang w:val="en-US"/>
              </w:rPr>
              <w:t>Sprite và animation BambooWall</w:t>
            </w:r>
          </w:p>
        </w:tc>
      </w:tr>
      <w:tr w:rsidR="00910A2A" w:rsidRPr="00910A2A" w14:paraId="3C492A02" w14:textId="77777777" w:rsidTr="00CA303E">
        <w:tc>
          <w:tcPr>
            <w:tcW w:w="73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00A81B4" w14:textId="77777777" w:rsidR="00910A2A" w:rsidRPr="002F1AD7" w:rsidRDefault="00910A2A" w:rsidP="00E05270">
            <w:pPr>
              <w:spacing w:line="360" w:lineRule="auto"/>
              <w:jc w:val="center"/>
              <w:rPr>
                <w:lang w:val="en-US"/>
              </w:rPr>
            </w:pPr>
            <w:r w:rsidRPr="002F1AD7">
              <w:rPr>
                <w:lang w:val="en-US"/>
              </w:rPr>
              <w:lastRenderedPageBreak/>
              <w:t>3</w:t>
            </w:r>
          </w:p>
        </w:tc>
        <w:tc>
          <w:tcPr>
            <w:tcW w:w="2139"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E1EAC43" w14:textId="77777777" w:rsidR="00910A2A" w:rsidRPr="002F1AD7" w:rsidRDefault="00910A2A" w:rsidP="00E05270">
            <w:pPr>
              <w:spacing w:line="360" w:lineRule="auto"/>
              <w:rPr>
                <w:lang w:val="en-US"/>
              </w:rPr>
            </w:pPr>
            <w:r w:rsidRPr="002F1AD7">
              <w:rPr>
                <w:lang w:val="en-US"/>
              </w:rPr>
              <w:t>Sprite Crabber</w:t>
            </w:r>
          </w:p>
        </w:tc>
        <w:tc>
          <w:tcPr>
            <w:tcW w:w="40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9C33FF6" w14:textId="77777777" w:rsidR="00910A2A" w:rsidRPr="002F1AD7" w:rsidRDefault="00910A2A" w:rsidP="00E05270">
            <w:pPr>
              <w:spacing w:line="360" w:lineRule="auto"/>
              <w:jc w:val="both"/>
              <w:rPr>
                <w:lang w:val="en-US"/>
              </w:rPr>
            </w:pPr>
            <w:r w:rsidRPr="002F1AD7">
              <w:rPr>
                <w:lang w:val="en-US"/>
              </w:rPr>
              <w:t>Assets/Enemy/Crabber</w:t>
            </w:r>
          </w:p>
        </w:tc>
        <w:tc>
          <w:tcPr>
            <w:tcW w:w="207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2798DFD" w14:textId="77777777" w:rsidR="00910A2A" w:rsidRPr="002F1AD7" w:rsidRDefault="00910A2A" w:rsidP="00E05270">
            <w:pPr>
              <w:spacing w:line="360" w:lineRule="auto"/>
              <w:rPr>
                <w:lang w:val="en-US"/>
              </w:rPr>
            </w:pPr>
            <w:r w:rsidRPr="002F1AD7">
              <w:rPr>
                <w:lang w:val="en-US"/>
              </w:rPr>
              <w:t>Sprite Crabber: Attack clip, CrabberAnim, Idle</w:t>
            </w:r>
          </w:p>
        </w:tc>
      </w:tr>
      <w:tr w:rsidR="00910A2A" w:rsidRPr="00910A2A" w14:paraId="28F1A59E" w14:textId="77777777" w:rsidTr="00CA303E">
        <w:tc>
          <w:tcPr>
            <w:tcW w:w="73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DDD5562" w14:textId="77777777" w:rsidR="00910A2A" w:rsidRPr="002F1AD7" w:rsidRDefault="00910A2A" w:rsidP="00E05270">
            <w:pPr>
              <w:spacing w:line="360" w:lineRule="auto"/>
              <w:jc w:val="center"/>
              <w:rPr>
                <w:lang w:val="en-US"/>
              </w:rPr>
            </w:pPr>
            <w:r w:rsidRPr="002F1AD7">
              <w:rPr>
                <w:lang w:val="en-US"/>
              </w:rPr>
              <w:t>4</w:t>
            </w:r>
          </w:p>
        </w:tc>
        <w:tc>
          <w:tcPr>
            <w:tcW w:w="2139"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F217575" w14:textId="77777777" w:rsidR="00910A2A" w:rsidRPr="002F1AD7" w:rsidRDefault="00910A2A" w:rsidP="00E05270">
            <w:pPr>
              <w:spacing w:line="360" w:lineRule="auto"/>
              <w:rPr>
                <w:lang w:val="en-US"/>
              </w:rPr>
            </w:pPr>
            <w:r w:rsidRPr="002F1AD7">
              <w:rPr>
                <w:lang w:val="en-US"/>
              </w:rPr>
              <w:t>Sprite Crawling</w:t>
            </w:r>
          </w:p>
        </w:tc>
        <w:tc>
          <w:tcPr>
            <w:tcW w:w="40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1A3CFB7" w14:textId="77777777" w:rsidR="00910A2A" w:rsidRPr="002F1AD7" w:rsidRDefault="00910A2A" w:rsidP="00E05270">
            <w:pPr>
              <w:spacing w:line="360" w:lineRule="auto"/>
              <w:jc w:val="both"/>
              <w:rPr>
                <w:lang w:val="en-US"/>
              </w:rPr>
            </w:pPr>
            <w:r w:rsidRPr="002F1AD7">
              <w:rPr>
                <w:lang w:val="en-US"/>
              </w:rPr>
              <w:t>Assets/Enemy/Crawling</w:t>
            </w:r>
          </w:p>
        </w:tc>
        <w:tc>
          <w:tcPr>
            <w:tcW w:w="207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4645A86" w14:textId="77777777" w:rsidR="00910A2A" w:rsidRPr="002F1AD7" w:rsidRDefault="00910A2A" w:rsidP="00E05270">
            <w:pPr>
              <w:spacing w:line="360" w:lineRule="auto"/>
              <w:rPr>
                <w:lang w:val="en-US"/>
              </w:rPr>
            </w:pPr>
            <w:r w:rsidRPr="002F1AD7">
              <w:rPr>
                <w:lang w:val="en-US"/>
              </w:rPr>
              <w:t>Sprite + folder Animation riêng</w:t>
            </w:r>
          </w:p>
        </w:tc>
      </w:tr>
      <w:tr w:rsidR="00910A2A" w:rsidRPr="00910A2A" w14:paraId="517F01C5" w14:textId="77777777" w:rsidTr="00CA303E">
        <w:tc>
          <w:tcPr>
            <w:tcW w:w="73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96B5731" w14:textId="77777777" w:rsidR="00910A2A" w:rsidRPr="002F1AD7" w:rsidRDefault="00910A2A" w:rsidP="00E05270">
            <w:pPr>
              <w:spacing w:line="360" w:lineRule="auto"/>
              <w:jc w:val="center"/>
              <w:rPr>
                <w:lang w:val="en-US"/>
              </w:rPr>
            </w:pPr>
            <w:r w:rsidRPr="002F1AD7">
              <w:rPr>
                <w:lang w:val="en-US"/>
              </w:rPr>
              <w:t>5</w:t>
            </w:r>
          </w:p>
        </w:tc>
        <w:tc>
          <w:tcPr>
            <w:tcW w:w="2139"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5FCE6DE" w14:textId="77777777" w:rsidR="00910A2A" w:rsidRPr="002F1AD7" w:rsidRDefault="00910A2A" w:rsidP="00E05270">
            <w:pPr>
              <w:spacing w:line="360" w:lineRule="auto"/>
              <w:rPr>
                <w:lang w:val="en-US"/>
              </w:rPr>
            </w:pPr>
            <w:r w:rsidRPr="002F1AD7">
              <w:rPr>
                <w:lang w:val="en-US"/>
              </w:rPr>
              <w:t>Sprite Dipsa</w:t>
            </w:r>
          </w:p>
        </w:tc>
        <w:tc>
          <w:tcPr>
            <w:tcW w:w="40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23193FC" w14:textId="77777777" w:rsidR="00910A2A" w:rsidRPr="002F1AD7" w:rsidRDefault="00910A2A" w:rsidP="00E05270">
            <w:pPr>
              <w:spacing w:line="360" w:lineRule="auto"/>
              <w:jc w:val="both"/>
              <w:rPr>
                <w:lang w:val="en-US"/>
              </w:rPr>
            </w:pPr>
            <w:r w:rsidRPr="002F1AD7">
              <w:rPr>
                <w:lang w:val="en-US"/>
              </w:rPr>
              <w:t>Assets/Enemy/Dipsa</w:t>
            </w:r>
          </w:p>
        </w:tc>
        <w:tc>
          <w:tcPr>
            <w:tcW w:w="207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307135F" w14:textId="77777777" w:rsidR="00910A2A" w:rsidRPr="002F1AD7" w:rsidRDefault="00910A2A" w:rsidP="00E05270">
            <w:pPr>
              <w:spacing w:line="360" w:lineRule="auto"/>
              <w:rPr>
                <w:lang w:val="en-US"/>
              </w:rPr>
            </w:pPr>
            <w:r w:rsidRPr="002F1AD7">
              <w:rPr>
                <w:lang w:val="en-US"/>
              </w:rPr>
              <w:t>Sprite Dipsa và NormalDipsa (2 biến thể)</w:t>
            </w:r>
          </w:p>
        </w:tc>
      </w:tr>
      <w:tr w:rsidR="00910A2A" w:rsidRPr="00910A2A" w14:paraId="4EB804F4" w14:textId="77777777" w:rsidTr="00CA303E">
        <w:tc>
          <w:tcPr>
            <w:tcW w:w="73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073CFBD" w14:textId="77777777" w:rsidR="00910A2A" w:rsidRPr="002F1AD7" w:rsidRDefault="00910A2A" w:rsidP="00E05270">
            <w:pPr>
              <w:spacing w:line="360" w:lineRule="auto"/>
              <w:jc w:val="center"/>
              <w:rPr>
                <w:lang w:val="en-US"/>
              </w:rPr>
            </w:pPr>
            <w:r w:rsidRPr="002F1AD7">
              <w:rPr>
                <w:lang w:val="en-US"/>
              </w:rPr>
              <w:t>6</w:t>
            </w:r>
          </w:p>
        </w:tc>
        <w:tc>
          <w:tcPr>
            <w:tcW w:w="2139"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5F55216" w14:textId="0E10E075" w:rsidR="00910A2A" w:rsidRPr="002F1AD7" w:rsidRDefault="00910A2A" w:rsidP="00E05270">
            <w:pPr>
              <w:spacing w:line="360" w:lineRule="auto"/>
              <w:rPr>
                <w:lang w:val="en-US"/>
              </w:rPr>
            </w:pPr>
            <w:r w:rsidRPr="002F1AD7">
              <w:rPr>
                <w:lang w:val="en-US"/>
              </w:rPr>
              <w:t>SpriteLapisLazer</w:t>
            </w:r>
          </w:p>
        </w:tc>
        <w:tc>
          <w:tcPr>
            <w:tcW w:w="40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F5AFA52" w14:textId="77777777" w:rsidR="00910A2A" w:rsidRPr="00910A2A" w:rsidRDefault="00910A2A" w:rsidP="00E05270">
            <w:pPr>
              <w:pStyle w:val="ListParagraph"/>
              <w:spacing w:line="360" w:lineRule="auto"/>
              <w:jc w:val="both"/>
              <w:rPr>
                <w:lang w:val="en-US"/>
              </w:rPr>
            </w:pPr>
            <w:r w:rsidRPr="00910A2A">
              <w:rPr>
                <w:lang w:val="en-US"/>
              </w:rPr>
              <w:t>Assets/Enemy/LapisLazer</w:t>
            </w:r>
          </w:p>
        </w:tc>
        <w:tc>
          <w:tcPr>
            <w:tcW w:w="207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041FDF3" w14:textId="77777777" w:rsidR="00910A2A" w:rsidRPr="002F1AD7" w:rsidRDefault="00910A2A" w:rsidP="00E05270">
            <w:pPr>
              <w:spacing w:line="360" w:lineRule="auto"/>
              <w:rPr>
                <w:lang w:val="en-US"/>
              </w:rPr>
            </w:pPr>
            <w:r w:rsidRPr="002F1AD7">
              <w:rPr>
                <w:lang w:val="en-US"/>
              </w:rPr>
              <w:t>Sprite LapisLazer + Idle animation</w:t>
            </w:r>
          </w:p>
        </w:tc>
      </w:tr>
      <w:tr w:rsidR="00910A2A" w:rsidRPr="00910A2A" w14:paraId="69B52DC1" w14:textId="77777777" w:rsidTr="00CA303E">
        <w:tc>
          <w:tcPr>
            <w:tcW w:w="73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59E5D42" w14:textId="4BA26D14" w:rsidR="00910A2A" w:rsidRPr="002F1AD7" w:rsidRDefault="00CA303E" w:rsidP="00E05270">
            <w:pPr>
              <w:spacing w:line="360" w:lineRule="auto"/>
              <w:jc w:val="center"/>
              <w:rPr>
                <w:lang w:val="en-US"/>
              </w:rPr>
            </w:pPr>
            <w:r>
              <w:rPr>
                <w:lang w:val="en-US"/>
              </w:rPr>
              <w:t>7</w:t>
            </w:r>
          </w:p>
        </w:tc>
        <w:tc>
          <w:tcPr>
            <w:tcW w:w="2139"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76C7DF9" w14:textId="77777777" w:rsidR="00910A2A" w:rsidRPr="002F1AD7" w:rsidRDefault="00910A2A" w:rsidP="00E05270">
            <w:pPr>
              <w:spacing w:line="360" w:lineRule="auto"/>
              <w:rPr>
                <w:lang w:val="en-US"/>
              </w:rPr>
            </w:pPr>
            <w:r w:rsidRPr="002F1AD7">
              <w:rPr>
                <w:lang w:val="en-US"/>
              </w:rPr>
              <w:t>Sprite TwistedDipsa</w:t>
            </w:r>
          </w:p>
        </w:tc>
        <w:tc>
          <w:tcPr>
            <w:tcW w:w="40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829A0DC" w14:textId="77777777" w:rsidR="00910A2A" w:rsidRPr="002F1AD7" w:rsidRDefault="00910A2A" w:rsidP="00E05270">
            <w:pPr>
              <w:spacing w:line="360" w:lineRule="auto"/>
              <w:jc w:val="both"/>
              <w:rPr>
                <w:lang w:val="en-US"/>
              </w:rPr>
            </w:pPr>
            <w:r w:rsidRPr="002F1AD7">
              <w:rPr>
                <w:lang w:val="en-US"/>
              </w:rPr>
              <w:t>Assets/Enemy/TwistedDipsa</w:t>
            </w:r>
          </w:p>
        </w:tc>
        <w:tc>
          <w:tcPr>
            <w:tcW w:w="207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00CE4DF" w14:textId="77777777" w:rsidR="00910A2A" w:rsidRPr="002F1AD7" w:rsidRDefault="00910A2A" w:rsidP="00E05270">
            <w:pPr>
              <w:spacing w:line="360" w:lineRule="auto"/>
              <w:rPr>
                <w:lang w:val="en-US"/>
              </w:rPr>
            </w:pPr>
            <w:r w:rsidRPr="002F1AD7">
              <w:rPr>
                <w:lang w:val="en-US"/>
              </w:rPr>
              <w:t>Biến thể Dipsa với animation mới</w:t>
            </w:r>
          </w:p>
        </w:tc>
      </w:tr>
      <w:tr w:rsidR="00910A2A" w:rsidRPr="00910A2A" w14:paraId="5DE2F9B8" w14:textId="77777777" w:rsidTr="00CA303E">
        <w:tc>
          <w:tcPr>
            <w:tcW w:w="73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6A930C8" w14:textId="67E1604F" w:rsidR="00910A2A" w:rsidRPr="002F1AD7" w:rsidRDefault="00CA303E" w:rsidP="00E05270">
            <w:pPr>
              <w:spacing w:line="360" w:lineRule="auto"/>
              <w:jc w:val="center"/>
              <w:rPr>
                <w:lang w:val="en-US"/>
              </w:rPr>
            </w:pPr>
            <w:r>
              <w:rPr>
                <w:lang w:val="en-US"/>
              </w:rPr>
              <w:t>8</w:t>
            </w:r>
          </w:p>
        </w:tc>
        <w:tc>
          <w:tcPr>
            <w:tcW w:w="2139"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3C16989" w14:textId="77777777" w:rsidR="00910A2A" w:rsidRPr="002F1AD7" w:rsidRDefault="00910A2A" w:rsidP="00E05270">
            <w:pPr>
              <w:spacing w:line="360" w:lineRule="auto"/>
              <w:rPr>
                <w:lang w:val="en-US"/>
              </w:rPr>
            </w:pPr>
            <w:r w:rsidRPr="002F1AD7">
              <w:rPr>
                <w:lang w:val="en-US"/>
              </w:rPr>
              <w:t>Sprite Boss</w:t>
            </w:r>
          </w:p>
        </w:tc>
        <w:tc>
          <w:tcPr>
            <w:tcW w:w="40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DFA706E" w14:textId="77777777" w:rsidR="00910A2A" w:rsidRPr="002F1AD7" w:rsidRDefault="00910A2A" w:rsidP="00E05270">
            <w:pPr>
              <w:spacing w:line="360" w:lineRule="auto"/>
              <w:jc w:val="both"/>
              <w:rPr>
                <w:lang w:val="en-US"/>
              </w:rPr>
            </w:pPr>
            <w:r w:rsidRPr="002F1AD7">
              <w:rPr>
                <w:lang w:val="en-US"/>
              </w:rPr>
              <w:t>Assets/Enemy/Boss/</w:t>
            </w:r>
          </w:p>
        </w:tc>
        <w:tc>
          <w:tcPr>
            <w:tcW w:w="207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BB8069F" w14:textId="77777777" w:rsidR="00910A2A" w:rsidRPr="002F1AD7" w:rsidRDefault="00910A2A" w:rsidP="00E05270">
            <w:pPr>
              <w:spacing w:line="360" w:lineRule="auto"/>
              <w:rPr>
                <w:lang w:val="en-US"/>
              </w:rPr>
            </w:pPr>
            <w:r w:rsidRPr="002F1AD7">
              <w:rPr>
                <w:lang w:val="en-US"/>
              </w:rPr>
              <w:t>BossBatter, BossEldritch, GreatCrawler</w:t>
            </w:r>
          </w:p>
        </w:tc>
      </w:tr>
      <w:tr w:rsidR="00910A2A" w:rsidRPr="00910A2A" w14:paraId="75884255" w14:textId="77777777" w:rsidTr="00CA303E">
        <w:tc>
          <w:tcPr>
            <w:tcW w:w="73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79300B3" w14:textId="3C47CCE5" w:rsidR="00910A2A" w:rsidRPr="002F1AD7" w:rsidRDefault="00CA303E" w:rsidP="00E05270">
            <w:pPr>
              <w:spacing w:line="360" w:lineRule="auto"/>
              <w:jc w:val="center"/>
              <w:rPr>
                <w:lang w:val="en-US"/>
              </w:rPr>
            </w:pPr>
            <w:r>
              <w:rPr>
                <w:lang w:val="en-US"/>
              </w:rPr>
              <w:t>9</w:t>
            </w:r>
          </w:p>
        </w:tc>
        <w:tc>
          <w:tcPr>
            <w:tcW w:w="2139"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D8ED2B5" w14:textId="77777777" w:rsidR="00910A2A" w:rsidRPr="002F1AD7" w:rsidRDefault="00910A2A" w:rsidP="00E05270">
            <w:pPr>
              <w:spacing w:line="360" w:lineRule="auto"/>
              <w:rPr>
                <w:lang w:val="en-US"/>
              </w:rPr>
            </w:pPr>
            <w:r w:rsidRPr="002F1AD7">
              <w:rPr>
                <w:lang w:val="en-US"/>
              </w:rPr>
              <w:t>Tileset DirtCave</w:t>
            </w:r>
          </w:p>
        </w:tc>
        <w:tc>
          <w:tcPr>
            <w:tcW w:w="40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B363103" w14:textId="77777777" w:rsidR="00910A2A" w:rsidRPr="002F1AD7" w:rsidRDefault="00910A2A" w:rsidP="00E05270">
            <w:pPr>
              <w:spacing w:line="360" w:lineRule="auto"/>
              <w:jc w:val="both"/>
              <w:rPr>
                <w:lang w:val="en-US"/>
              </w:rPr>
            </w:pPr>
            <w:r w:rsidRPr="002F1AD7">
              <w:rPr>
                <w:lang w:val="en-US"/>
              </w:rPr>
              <w:t>Assets/Scene/Level/DirtCaveArea</w:t>
            </w:r>
          </w:p>
        </w:tc>
        <w:tc>
          <w:tcPr>
            <w:tcW w:w="207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9030FF7" w14:textId="77777777" w:rsidR="00910A2A" w:rsidRPr="002F1AD7" w:rsidRDefault="00910A2A" w:rsidP="00E05270">
            <w:pPr>
              <w:spacing w:line="360" w:lineRule="auto"/>
              <w:rPr>
                <w:lang w:val="en-US"/>
              </w:rPr>
            </w:pPr>
            <w:r w:rsidRPr="002F1AD7">
              <w:rPr>
                <w:lang w:val="en-US"/>
              </w:rPr>
              <w:t>Tileset đất đá cho khu vực Hang đất</w:t>
            </w:r>
          </w:p>
        </w:tc>
      </w:tr>
      <w:tr w:rsidR="00910A2A" w:rsidRPr="00910A2A" w14:paraId="61101C05" w14:textId="77777777" w:rsidTr="00CA303E">
        <w:tc>
          <w:tcPr>
            <w:tcW w:w="73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7659B49" w14:textId="19EEF639" w:rsidR="00910A2A" w:rsidRPr="002F1AD7" w:rsidRDefault="00CA303E" w:rsidP="00E05270">
            <w:pPr>
              <w:spacing w:line="360" w:lineRule="auto"/>
              <w:jc w:val="center"/>
              <w:rPr>
                <w:lang w:val="en-US"/>
              </w:rPr>
            </w:pPr>
            <w:r>
              <w:rPr>
                <w:lang w:val="en-US"/>
              </w:rPr>
              <w:t>10</w:t>
            </w:r>
          </w:p>
        </w:tc>
        <w:tc>
          <w:tcPr>
            <w:tcW w:w="2139"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0030247" w14:textId="77777777" w:rsidR="00910A2A" w:rsidRPr="002F1AD7" w:rsidRDefault="00910A2A" w:rsidP="00E05270">
            <w:pPr>
              <w:spacing w:line="360" w:lineRule="auto"/>
              <w:rPr>
                <w:lang w:val="en-US"/>
              </w:rPr>
            </w:pPr>
            <w:r w:rsidRPr="002F1AD7">
              <w:rPr>
                <w:lang w:val="en-US"/>
              </w:rPr>
              <w:t>Tileset MossyCave</w:t>
            </w:r>
          </w:p>
        </w:tc>
        <w:tc>
          <w:tcPr>
            <w:tcW w:w="40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E7B57EC" w14:textId="77777777" w:rsidR="00910A2A" w:rsidRPr="002F1AD7" w:rsidRDefault="00910A2A" w:rsidP="00E05270">
            <w:pPr>
              <w:spacing w:line="360" w:lineRule="auto"/>
              <w:jc w:val="both"/>
              <w:rPr>
                <w:lang w:val="en-US"/>
              </w:rPr>
            </w:pPr>
            <w:r w:rsidRPr="002F1AD7">
              <w:rPr>
                <w:lang w:val="en-US"/>
              </w:rPr>
              <w:t>Assets/Scene/Level/MossyCaveArea</w:t>
            </w:r>
          </w:p>
        </w:tc>
        <w:tc>
          <w:tcPr>
            <w:tcW w:w="207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CE8FBCA" w14:textId="77777777" w:rsidR="00910A2A" w:rsidRPr="002F1AD7" w:rsidRDefault="00910A2A" w:rsidP="00E05270">
            <w:pPr>
              <w:spacing w:line="360" w:lineRule="auto"/>
              <w:rPr>
                <w:lang w:val="en-US"/>
              </w:rPr>
            </w:pPr>
            <w:r w:rsidRPr="002F1AD7">
              <w:rPr>
                <w:lang w:val="en-US"/>
              </w:rPr>
              <w:t>Tileset rêu ẩm cho khu vực Hang rêu</w:t>
            </w:r>
          </w:p>
        </w:tc>
      </w:tr>
      <w:tr w:rsidR="00910A2A" w:rsidRPr="00910A2A" w14:paraId="5B06E046" w14:textId="77777777" w:rsidTr="00CA303E">
        <w:tc>
          <w:tcPr>
            <w:tcW w:w="73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20FC907" w14:textId="5DF79D50" w:rsidR="00910A2A" w:rsidRPr="002F1AD7" w:rsidRDefault="00CA303E" w:rsidP="00E05270">
            <w:pPr>
              <w:spacing w:line="360" w:lineRule="auto"/>
              <w:jc w:val="center"/>
              <w:rPr>
                <w:lang w:val="en-US"/>
              </w:rPr>
            </w:pPr>
            <w:r>
              <w:rPr>
                <w:lang w:val="en-US"/>
              </w:rPr>
              <w:lastRenderedPageBreak/>
              <w:t>11</w:t>
            </w:r>
          </w:p>
        </w:tc>
        <w:tc>
          <w:tcPr>
            <w:tcW w:w="2139"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29FE9E1" w14:textId="77777777" w:rsidR="00910A2A" w:rsidRPr="002F1AD7" w:rsidRDefault="00910A2A" w:rsidP="00E05270">
            <w:pPr>
              <w:spacing w:line="360" w:lineRule="auto"/>
              <w:rPr>
                <w:lang w:val="en-US"/>
              </w:rPr>
            </w:pPr>
            <w:r w:rsidRPr="002F1AD7">
              <w:rPr>
                <w:lang w:val="en-US"/>
              </w:rPr>
              <w:t>UI Buttons</w:t>
            </w:r>
          </w:p>
        </w:tc>
        <w:tc>
          <w:tcPr>
            <w:tcW w:w="40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BDC62DB" w14:textId="77777777" w:rsidR="00910A2A" w:rsidRPr="002F1AD7" w:rsidRDefault="00910A2A" w:rsidP="00E05270">
            <w:pPr>
              <w:spacing w:line="360" w:lineRule="auto"/>
              <w:jc w:val="both"/>
              <w:rPr>
                <w:lang w:val="en-US"/>
              </w:rPr>
            </w:pPr>
            <w:r w:rsidRPr="002F1AD7">
              <w:rPr>
                <w:lang w:val="en-US"/>
              </w:rPr>
              <w:t>Assets/Button</w:t>
            </w:r>
          </w:p>
        </w:tc>
        <w:tc>
          <w:tcPr>
            <w:tcW w:w="207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0C97128" w14:textId="77777777" w:rsidR="00910A2A" w:rsidRPr="002F1AD7" w:rsidRDefault="00910A2A" w:rsidP="00E05270">
            <w:pPr>
              <w:spacing w:line="360" w:lineRule="auto"/>
              <w:rPr>
                <w:lang w:val="en-US"/>
              </w:rPr>
            </w:pPr>
            <w:r w:rsidRPr="002F1AD7">
              <w:rPr>
                <w:lang w:val="en-US"/>
              </w:rPr>
              <w:t>Sprite nút UI và điều khiển cảm ứng</w:t>
            </w:r>
          </w:p>
        </w:tc>
      </w:tr>
      <w:tr w:rsidR="00910A2A" w:rsidRPr="00910A2A" w14:paraId="7D984C50" w14:textId="77777777" w:rsidTr="00CA303E">
        <w:tc>
          <w:tcPr>
            <w:tcW w:w="73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1D6C7FB" w14:textId="5BD0D826" w:rsidR="00910A2A" w:rsidRPr="002F1AD7" w:rsidRDefault="00910A2A" w:rsidP="00E05270">
            <w:pPr>
              <w:spacing w:line="360" w:lineRule="auto"/>
              <w:jc w:val="center"/>
              <w:rPr>
                <w:lang w:val="en-US"/>
              </w:rPr>
            </w:pPr>
            <w:r w:rsidRPr="002F1AD7">
              <w:rPr>
                <w:lang w:val="en-US"/>
              </w:rPr>
              <w:t>1</w:t>
            </w:r>
            <w:r w:rsidR="00CA303E">
              <w:rPr>
                <w:lang w:val="en-US"/>
              </w:rPr>
              <w:t>2</w:t>
            </w:r>
          </w:p>
        </w:tc>
        <w:tc>
          <w:tcPr>
            <w:tcW w:w="2139"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7C2A6E7" w14:textId="77777777" w:rsidR="00910A2A" w:rsidRPr="002F1AD7" w:rsidRDefault="00910A2A" w:rsidP="00E05270">
            <w:pPr>
              <w:spacing w:line="360" w:lineRule="auto"/>
              <w:rPr>
                <w:lang w:val="en-US"/>
              </w:rPr>
            </w:pPr>
            <w:r w:rsidRPr="002F1AD7">
              <w:rPr>
                <w:lang w:val="en-US"/>
              </w:rPr>
              <w:t>Loot Items</w:t>
            </w:r>
          </w:p>
        </w:tc>
        <w:tc>
          <w:tcPr>
            <w:tcW w:w="40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189A0AB" w14:textId="77777777" w:rsidR="00910A2A" w:rsidRPr="002F1AD7" w:rsidRDefault="00910A2A" w:rsidP="00E05270">
            <w:pPr>
              <w:spacing w:line="360" w:lineRule="auto"/>
              <w:jc w:val="both"/>
              <w:rPr>
                <w:lang w:val="en-US"/>
              </w:rPr>
            </w:pPr>
            <w:r w:rsidRPr="002F1AD7">
              <w:rPr>
                <w:lang w:val="en-US"/>
              </w:rPr>
              <w:t>Assets/Loot</w:t>
            </w:r>
          </w:p>
        </w:tc>
        <w:tc>
          <w:tcPr>
            <w:tcW w:w="207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7E5952A" w14:textId="77777777" w:rsidR="00910A2A" w:rsidRPr="002F1AD7" w:rsidRDefault="00910A2A" w:rsidP="00E05270">
            <w:pPr>
              <w:spacing w:line="360" w:lineRule="auto"/>
              <w:rPr>
                <w:lang w:val="en-US"/>
              </w:rPr>
            </w:pPr>
            <w:r w:rsidRPr="002F1AD7">
              <w:rPr>
                <w:lang w:val="en-US"/>
              </w:rPr>
              <w:t>Sprite các vật phẩm rơi từ kẻ địch</w:t>
            </w:r>
          </w:p>
        </w:tc>
      </w:tr>
      <w:tr w:rsidR="00910A2A" w:rsidRPr="00910A2A" w14:paraId="71413795" w14:textId="77777777" w:rsidTr="00CA303E">
        <w:tc>
          <w:tcPr>
            <w:tcW w:w="73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6B49405" w14:textId="23767A44" w:rsidR="00910A2A" w:rsidRPr="002F1AD7" w:rsidRDefault="00910A2A" w:rsidP="00E05270">
            <w:pPr>
              <w:spacing w:line="360" w:lineRule="auto"/>
              <w:jc w:val="center"/>
              <w:rPr>
                <w:lang w:val="en-US"/>
              </w:rPr>
            </w:pPr>
            <w:r w:rsidRPr="002F1AD7">
              <w:rPr>
                <w:lang w:val="en-US"/>
              </w:rPr>
              <w:t>1</w:t>
            </w:r>
            <w:r w:rsidR="00CA303E">
              <w:rPr>
                <w:lang w:val="en-US"/>
              </w:rPr>
              <w:t>3</w:t>
            </w:r>
          </w:p>
        </w:tc>
        <w:tc>
          <w:tcPr>
            <w:tcW w:w="2139"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89F6080" w14:textId="77777777" w:rsidR="00910A2A" w:rsidRPr="002F1AD7" w:rsidRDefault="00910A2A" w:rsidP="00E05270">
            <w:pPr>
              <w:spacing w:line="360" w:lineRule="auto"/>
              <w:rPr>
                <w:lang w:val="en-US"/>
              </w:rPr>
            </w:pPr>
            <w:r w:rsidRPr="002F1AD7">
              <w:rPr>
                <w:lang w:val="en-US"/>
              </w:rPr>
              <w:t>Interactable Objects</w:t>
            </w:r>
          </w:p>
        </w:tc>
        <w:tc>
          <w:tcPr>
            <w:tcW w:w="40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54602CA" w14:textId="77777777" w:rsidR="00910A2A" w:rsidRPr="002F1AD7" w:rsidRDefault="00910A2A" w:rsidP="00E05270">
            <w:pPr>
              <w:spacing w:line="360" w:lineRule="auto"/>
              <w:jc w:val="both"/>
              <w:rPr>
                <w:lang w:val="en-US"/>
              </w:rPr>
            </w:pPr>
            <w:r w:rsidRPr="002F1AD7">
              <w:rPr>
                <w:lang w:val="en-US"/>
              </w:rPr>
              <w:t>Assets/Interactable</w:t>
            </w:r>
          </w:p>
        </w:tc>
        <w:tc>
          <w:tcPr>
            <w:tcW w:w="207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9E5D5A0" w14:textId="77777777" w:rsidR="00910A2A" w:rsidRPr="002F1AD7" w:rsidRDefault="00910A2A" w:rsidP="00E05270">
            <w:pPr>
              <w:spacing w:line="360" w:lineRule="auto"/>
              <w:rPr>
                <w:lang w:val="en-US"/>
              </w:rPr>
            </w:pPr>
            <w:r w:rsidRPr="002F1AD7">
              <w:rPr>
                <w:lang w:val="en-US"/>
              </w:rPr>
              <w:t>Sprite cửa, công tắc, rương đồ</w:t>
            </w:r>
          </w:p>
        </w:tc>
      </w:tr>
      <w:tr w:rsidR="00910A2A" w:rsidRPr="00910A2A" w14:paraId="280F417E" w14:textId="77777777" w:rsidTr="00CA303E">
        <w:tc>
          <w:tcPr>
            <w:tcW w:w="73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DFE54E0" w14:textId="3111B4D4" w:rsidR="00910A2A" w:rsidRPr="002F1AD7" w:rsidRDefault="00910A2A" w:rsidP="00E05270">
            <w:pPr>
              <w:spacing w:line="360" w:lineRule="auto"/>
              <w:jc w:val="center"/>
              <w:rPr>
                <w:lang w:val="en-US"/>
              </w:rPr>
            </w:pPr>
            <w:r w:rsidRPr="002F1AD7">
              <w:rPr>
                <w:lang w:val="en-US"/>
              </w:rPr>
              <w:t>1</w:t>
            </w:r>
            <w:r w:rsidR="00CA303E">
              <w:rPr>
                <w:lang w:val="en-US"/>
              </w:rPr>
              <w:t>4</w:t>
            </w:r>
          </w:p>
        </w:tc>
        <w:tc>
          <w:tcPr>
            <w:tcW w:w="2139"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10AF80E" w14:textId="77777777" w:rsidR="00910A2A" w:rsidRPr="002F1AD7" w:rsidRDefault="00910A2A" w:rsidP="00E05270">
            <w:pPr>
              <w:spacing w:line="360" w:lineRule="auto"/>
              <w:rPr>
                <w:lang w:val="en-US"/>
              </w:rPr>
            </w:pPr>
            <w:r w:rsidRPr="002F1AD7">
              <w:rPr>
                <w:lang w:val="en-US"/>
              </w:rPr>
              <w:t>Particle Effects</w:t>
            </w:r>
          </w:p>
        </w:tc>
        <w:tc>
          <w:tcPr>
            <w:tcW w:w="4082"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CDB1378" w14:textId="77777777" w:rsidR="00910A2A" w:rsidRPr="002F1AD7" w:rsidRDefault="00910A2A" w:rsidP="00E05270">
            <w:pPr>
              <w:spacing w:line="360" w:lineRule="auto"/>
              <w:jc w:val="both"/>
              <w:rPr>
                <w:lang w:val="en-US"/>
              </w:rPr>
            </w:pPr>
            <w:r w:rsidRPr="002F1AD7">
              <w:rPr>
                <w:lang w:val="en-US"/>
              </w:rPr>
              <w:t>Assets/Enemy/CommonStuff</w:t>
            </w:r>
          </w:p>
        </w:tc>
        <w:tc>
          <w:tcPr>
            <w:tcW w:w="207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B86A906" w14:textId="77777777" w:rsidR="00910A2A" w:rsidRPr="002F1AD7" w:rsidRDefault="00910A2A" w:rsidP="00E05270">
            <w:pPr>
              <w:spacing w:line="360" w:lineRule="auto"/>
              <w:rPr>
                <w:lang w:val="en-US"/>
              </w:rPr>
            </w:pPr>
            <w:r w:rsidRPr="002F1AD7">
              <w:rPr>
                <w:lang w:val="en-US"/>
              </w:rPr>
              <w:t>SilkParticles, HitSilkPS, BulletMat, FlashMat</w:t>
            </w:r>
          </w:p>
        </w:tc>
      </w:tr>
    </w:tbl>
    <w:p w14:paraId="6C50516B" w14:textId="77777777" w:rsidR="00910A2A" w:rsidRPr="00910A2A" w:rsidRDefault="00910A2A" w:rsidP="00E05270">
      <w:pPr>
        <w:pStyle w:val="ListParagraph"/>
        <w:spacing w:line="360" w:lineRule="auto"/>
        <w:jc w:val="both"/>
        <w:rPr>
          <w:lang w:val="en-US"/>
        </w:rPr>
      </w:pPr>
      <w:r w:rsidRPr="00910A2A">
        <w:rPr>
          <w:lang w:val="en-US"/>
        </w:rPr>
        <w:t xml:space="preserve"> </w:t>
      </w:r>
    </w:p>
    <w:p w14:paraId="60505D1F" w14:textId="7B4827E3" w:rsidR="00910A2A" w:rsidRPr="00910A2A" w:rsidRDefault="00BB5369" w:rsidP="00E05270">
      <w:pPr>
        <w:pStyle w:val="Caption"/>
        <w:rPr>
          <w:lang w:val="en-US"/>
        </w:rPr>
      </w:pPr>
      <w:bookmarkStart w:id="283" w:name="_Toc230475868"/>
      <w:r>
        <w:t>Bảng</w:t>
      </w:r>
      <w:r>
        <w:rPr>
          <w:lang w:val="en-US"/>
        </w:rPr>
        <w:t xml:space="preserve"> 3</w:t>
      </w:r>
      <w:r>
        <w:t>.</w:t>
      </w:r>
      <w:r>
        <w:fldChar w:fldCharType="begin"/>
      </w:r>
      <w:r>
        <w:instrText xml:space="preserve"> SEQ Bảng \* ARABIC \s 1 </w:instrText>
      </w:r>
      <w:r>
        <w:fldChar w:fldCharType="separate"/>
      </w:r>
      <w:r>
        <w:rPr>
          <w:noProof/>
        </w:rPr>
        <w:t>5</w:t>
      </w:r>
      <w:r>
        <w:rPr>
          <w:noProof/>
        </w:rPr>
        <w:fldChar w:fldCharType="end"/>
      </w:r>
      <w:r w:rsidR="001F0B14">
        <w:rPr>
          <w:iCs/>
          <w:lang w:val="en-US"/>
        </w:rPr>
        <w:t>:</w:t>
      </w:r>
      <w:r w:rsidR="00910A2A" w:rsidRPr="00910A2A">
        <w:rPr>
          <w:iCs/>
          <w:lang w:val="en-US"/>
        </w:rPr>
        <w:t xml:space="preserve"> Danh sách tài nguyên hình ảnh</w:t>
      </w:r>
      <w:bookmarkEnd w:id="283"/>
    </w:p>
    <w:p w14:paraId="061153CB" w14:textId="77777777" w:rsidR="00910A2A" w:rsidRPr="00910A2A" w:rsidRDefault="00910A2A" w:rsidP="00E05270">
      <w:pPr>
        <w:pStyle w:val="Heading3"/>
        <w:spacing w:line="360" w:lineRule="auto"/>
      </w:pPr>
      <w:bookmarkStart w:id="284" w:name="_Toc230475784"/>
      <w:r w:rsidRPr="00910A2A">
        <w:t>3.6.2. Danh sách tài nguyên âm thanh</w:t>
      </w:r>
      <w:bookmarkEnd w:id="284"/>
    </w:p>
    <w:p w14:paraId="61C84AF1" w14:textId="77777777" w:rsidR="00910A2A" w:rsidRPr="00910A2A" w:rsidRDefault="00910A2A" w:rsidP="00E05270">
      <w:pPr>
        <w:pStyle w:val="ListParagraph"/>
        <w:spacing w:line="360" w:lineRule="auto"/>
        <w:jc w:val="both"/>
        <w:rPr>
          <w:lang w:val="en-US"/>
        </w:rPr>
      </w:pPr>
      <w:r w:rsidRPr="00910A2A">
        <w:rPr>
          <w:lang w:val="en-US"/>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2696"/>
        <w:gridCol w:w="1691"/>
        <w:gridCol w:w="3907"/>
      </w:tblGrid>
      <w:tr w:rsidR="00910A2A" w:rsidRPr="00910A2A" w14:paraId="7C3F4AE0" w14:textId="77777777" w:rsidTr="00E815C9">
        <w:tc>
          <w:tcPr>
            <w:tcW w:w="7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5BEFE23B" w14:textId="77777777" w:rsidR="00910A2A" w:rsidRPr="002F1AD7" w:rsidRDefault="00910A2A" w:rsidP="00E05270">
            <w:pPr>
              <w:spacing w:line="360" w:lineRule="auto"/>
              <w:jc w:val="center"/>
              <w:rPr>
                <w:lang w:val="en-US"/>
              </w:rPr>
            </w:pPr>
            <w:r w:rsidRPr="002F1AD7">
              <w:rPr>
                <w:b/>
                <w:bCs/>
                <w:lang w:val="en-US"/>
              </w:rPr>
              <w:t>STT</w:t>
            </w:r>
          </w:p>
        </w:tc>
        <w:tc>
          <w:tcPr>
            <w:tcW w:w="2700"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1CC6D3BE" w14:textId="77777777" w:rsidR="00910A2A" w:rsidRPr="00E815C9" w:rsidRDefault="00910A2A" w:rsidP="00E05270">
            <w:pPr>
              <w:spacing w:line="360" w:lineRule="auto"/>
              <w:jc w:val="center"/>
              <w:rPr>
                <w:lang w:val="en-US"/>
              </w:rPr>
            </w:pPr>
            <w:r w:rsidRPr="00E815C9">
              <w:rPr>
                <w:b/>
                <w:bCs/>
                <w:lang w:val="en-US"/>
              </w:rPr>
              <w:t>Tên file</w:t>
            </w:r>
          </w:p>
        </w:tc>
        <w:tc>
          <w:tcPr>
            <w:tcW w:w="1700"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12B5DF7E" w14:textId="77777777" w:rsidR="00910A2A" w:rsidRPr="00E815C9" w:rsidRDefault="00910A2A" w:rsidP="00E05270">
            <w:pPr>
              <w:spacing w:line="360" w:lineRule="auto"/>
              <w:jc w:val="center"/>
              <w:rPr>
                <w:lang w:val="en-US"/>
              </w:rPr>
            </w:pPr>
            <w:r w:rsidRPr="00E815C9">
              <w:rPr>
                <w:b/>
                <w:bCs/>
                <w:lang w:val="en-US"/>
              </w:rPr>
              <w:t>Loại</w:t>
            </w:r>
          </w:p>
        </w:tc>
        <w:tc>
          <w:tcPr>
            <w:tcW w:w="3926"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664B927A" w14:textId="77777777" w:rsidR="00910A2A" w:rsidRPr="00E815C9" w:rsidRDefault="00910A2A" w:rsidP="00E05270">
            <w:pPr>
              <w:spacing w:line="360" w:lineRule="auto"/>
              <w:jc w:val="center"/>
              <w:rPr>
                <w:lang w:val="en-US"/>
              </w:rPr>
            </w:pPr>
            <w:r w:rsidRPr="00E815C9">
              <w:rPr>
                <w:b/>
                <w:bCs/>
                <w:lang w:val="en-US"/>
              </w:rPr>
              <w:t>Sử dụng</w:t>
            </w:r>
          </w:p>
        </w:tc>
      </w:tr>
      <w:tr w:rsidR="00910A2A" w:rsidRPr="00910A2A" w14:paraId="28EB1A9B" w14:textId="77777777" w:rsidTr="002F1AD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3287D8B" w14:textId="77777777" w:rsidR="00910A2A" w:rsidRPr="002F1AD7" w:rsidRDefault="00910A2A" w:rsidP="00E05270">
            <w:pPr>
              <w:spacing w:line="360" w:lineRule="auto"/>
              <w:jc w:val="center"/>
              <w:rPr>
                <w:lang w:val="en-US"/>
              </w:rPr>
            </w:pPr>
            <w:r w:rsidRPr="002F1AD7">
              <w:rPr>
                <w:lang w:val="en-US"/>
              </w:rPr>
              <w:t>1</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365153C" w14:textId="77777777" w:rsidR="00910A2A" w:rsidRPr="002F1AD7" w:rsidRDefault="00910A2A" w:rsidP="00E05270">
            <w:pPr>
              <w:spacing w:line="360" w:lineRule="auto"/>
              <w:rPr>
                <w:lang w:val="en-US"/>
              </w:rPr>
            </w:pPr>
            <w:r w:rsidRPr="002F1AD7">
              <w:rPr>
                <w:lang w:val="en-US"/>
              </w:rPr>
              <w:t>BGM_MainMenu</w:t>
            </w:r>
          </w:p>
        </w:tc>
        <w:tc>
          <w:tcPr>
            <w:tcW w:w="1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7EC9389" w14:textId="77777777" w:rsidR="00910A2A" w:rsidRPr="002F1AD7" w:rsidRDefault="00910A2A" w:rsidP="00E05270">
            <w:pPr>
              <w:spacing w:line="360" w:lineRule="auto"/>
              <w:rPr>
                <w:lang w:val="en-US"/>
              </w:rPr>
            </w:pPr>
            <w:r w:rsidRPr="002F1AD7">
              <w:rPr>
                <w:lang w:val="en-US"/>
              </w:rPr>
              <w:t>Nhạc nền / OGG</w:t>
            </w:r>
          </w:p>
        </w:tc>
        <w:tc>
          <w:tcPr>
            <w:tcW w:w="39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9E4C876" w14:textId="77777777" w:rsidR="00910A2A" w:rsidRPr="002F1AD7" w:rsidRDefault="00910A2A" w:rsidP="00E05270">
            <w:pPr>
              <w:spacing w:line="360" w:lineRule="auto"/>
              <w:rPr>
                <w:lang w:val="en-US"/>
              </w:rPr>
            </w:pPr>
            <w:r w:rsidRPr="002F1AD7">
              <w:rPr>
                <w:lang w:val="en-US"/>
              </w:rPr>
              <w:t>Phát loop ở màn hình chính</w:t>
            </w:r>
          </w:p>
        </w:tc>
      </w:tr>
      <w:tr w:rsidR="00910A2A" w:rsidRPr="00910A2A" w14:paraId="190BDF2C" w14:textId="77777777" w:rsidTr="002F1AD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E686793" w14:textId="77777777" w:rsidR="00910A2A" w:rsidRPr="002F1AD7" w:rsidRDefault="00910A2A" w:rsidP="00E05270">
            <w:pPr>
              <w:spacing w:line="360" w:lineRule="auto"/>
              <w:jc w:val="center"/>
              <w:rPr>
                <w:lang w:val="en-US"/>
              </w:rPr>
            </w:pPr>
            <w:r w:rsidRPr="002F1AD7">
              <w:rPr>
                <w:lang w:val="en-US"/>
              </w:rPr>
              <w:t>2</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65A663D" w14:textId="77777777" w:rsidR="00910A2A" w:rsidRPr="002F1AD7" w:rsidRDefault="00910A2A" w:rsidP="00E05270">
            <w:pPr>
              <w:spacing w:line="360" w:lineRule="auto"/>
              <w:rPr>
                <w:lang w:val="en-US"/>
              </w:rPr>
            </w:pPr>
            <w:r w:rsidRPr="002F1AD7">
              <w:rPr>
                <w:lang w:val="en-US"/>
              </w:rPr>
              <w:t>BGM_DirtCave</w:t>
            </w:r>
          </w:p>
        </w:tc>
        <w:tc>
          <w:tcPr>
            <w:tcW w:w="1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5112B52" w14:textId="77777777" w:rsidR="00910A2A" w:rsidRPr="002F1AD7" w:rsidRDefault="00910A2A" w:rsidP="00E05270">
            <w:pPr>
              <w:spacing w:line="360" w:lineRule="auto"/>
              <w:rPr>
                <w:lang w:val="en-US"/>
              </w:rPr>
            </w:pPr>
            <w:r w:rsidRPr="002F1AD7">
              <w:rPr>
                <w:lang w:val="en-US"/>
              </w:rPr>
              <w:t>Nhạc nền / OGG</w:t>
            </w:r>
          </w:p>
        </w:tc>
        <w:tc>
          <w:tcPr>
            <w:tcW w:w="39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EB7B79C" w14:textId="77777777" w:rsidR="00910A2A" w:rsidRPr="002F1AD7" w:rsidRDefault="00910A2A" w:rsidP="00E05270">
            <w:pPr>
              <w:spacing w:line="360" w:lineRule="auto"/>
              <w:rPr>
                <w:lang w:val="en-US"/>
              </w:rPr>
            </w:pPr>
            <w:r w:rsidRPr="002F1AD7">
              <w:rPr>
                <w:lang w:val="en-US"/>
              </w:rPr>
              <w:t>Phát loop toàn bộ DirtCaveArea</w:t>
            </w:r>
          </w:p>
        </w:tc>
      </w:tr>
      <w:tr w:rsidR="00910A2A" w:rsidRPr="00910A2A" w14:paraId="69D02E69" w14:textId="77777777" w:rsidTr="002F1AD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77D6C6E" w14:textId="77777777" w:rsidR="00910A2A" w:rsidRPr="002F1AD7" w:rsidRDefault="00910A2A" w:rsidP="00E05270">
            <w:pPr>
              <w:spacing w:line="360" w:lineRule="auto"/>
              <w:jc w:val="center"/>
              <w:rPr>
                <w:lang w:val="en-US"/>
              </w:rPr>
            </w:pPr>
            <w:r w:rsidRPr="002F1AD7">
              <w:rPr>
                <w:lang w:val="en-US"/>
              </w:rPr>
              <w:t>3</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1B5A2D0" w14:textId="77777777" w:rsidR="00910A2A" w:rsidRPr="002F1AD7" w:rsidRDefault="00910A2A" w:rsidP="00E05270">
            <w:pPr>
              <w:spacing w:line="360" w:lineRule="auto"/>
              <w:rPr>
                <w:lang w:val="en-US"/>
              </w:rPr>
            </w:pPr>
            <w:r w:rsidRPr="002F1AD7">
              <w:rPr>
                <w:lang w:val="en-US"/>
              </w:rPr>
              <w:t>BGM_MossyCave</w:t>
            </w:r>
          </w:p>
        </w:tc>
        <w:tc>
          <w:tcPr>
            <w:tcW w:w="1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033B9F0" w14:textId="77777777" w:rsidR="00910A2A" w:rsidRPr="002F1AD7" w:rsidRDefault="00910A2A" w:rsidP="00E05270">
            <w:pPr>
              <w:spacing w:line="360" w:lineRule="auto"/>
              <w:rPr>
                <w:lang w:val="en-US"/>
              </w:rPr>
            </w:pPr>
            <w:r w:rsidRPr="002F1AD7">
              <w:rPr>
                <w:lang w:val="en-US"/>
              </w:rPr>
              <w:t>Nhạc nền / OGG</w:t>
            </w:r>
          </w:p>
        </w:tc>
        <w:tc>
          <w:tcPr>
            <w:tcW w:w="39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B7104C0" w14:textId="77777777" w:rsidR="00910A2A" w:rsidRPr="002F1AD7" w:rsidRDefault="00910A2A" w:rsidP="00E05270">
            <w:pPr>
              <w:spacing w:line="360" w:lineRule="auto"/>
              <w:rPr>
                <w:lang w:val="en-US"/>
              </w:rPr>
            </w:pPr>
            <w:r w:rsidRPr="002F1AD7">
              <w:rPr>
                <w:lang w:val="en-US"/>
              </w:rPr>
              <w:t>Phát loop toàn bộ MossyCaveArea</w:t>
            </w:r>
          </w:p>
        </w:tc>
      </w:tr>
      <w:tr w:rsidR="00910A2A" w:rsidRPr="00910A2A" w14:paraId="0EA563AD" w14:textId="77777777" w:rsidTr="002F1AD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2916B4D" w14:textId="77777777" w:rsidR="00910A2A" w:rsidRPr="002F1AD7" w:rsidRDefault="00910A2A" w:rsidP="00E05270">
            <w:pPr>
              <w:spacing w:line="360" w:lineRule="auto"/>
              <w:jc w:val="center"/>
              <w:rPr>
                <w:lang w:val="en-US"/>
              </w:rPr>
            </w:pPr>
            <w:r w:rsidRPr="002F1AD7">
              <w:rPr>
                <w:lang w:val="en-US"/>
              </w:rPr>
              <w:t>4</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FCE5E29" w14:textId="77777777" w:rsidR="00910A2A" w:rsidRPr="002F1AD7" w:rsidRDefault="00910A2A" w:rsidP="00E05270">
            <w:pPr>
              <w:spacing w:line="360" w:lineRule="auto"/>
              <w:rPr>
                <w:lang w:val="en-US"/>
              </w:rPr>
            </w:pPr>
            <w:r w:rsidRPr="002F1AD7">
              <w:rPr>
                <w:lang w:val="en-US"/>
              </w:rPr>
              <w:t>BGM_Boss</w:t>
            </w:r>
          </w:p>
        </w:tc>
        <w:tc>
          <w:tcPr>
            <w:tcW w:w="1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AFF2808" w14:textId="77777777" w:rsidR="00910A2A" w:rsidRPr="002F1AD7" w:rsidRDefault="00910A2A" w:rsidP="00E05270">
            <w:pPr>
              <w:spacing w:line="360" w:lineRule="auto"/>
              <w:rPr>
                <w:lang w:val="en-US"/>
              </w:rPr>
            </w:pPr>
            <w:r w:rsidRPr="002F1AD7">
              <w:rPr>
                <w:lang w:val="en-US"/>
              </w:rPr>
              <w:t>Nhạc nền / OGG</w:t>
            </w:r>
          </w:p>
        </w:tc>
        <w:tc>
          <w:tcPr>
            <w:tcW w:w="39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9AF8C47" w14:textId="77777777" w:rsidR="00910A2A" w:rsidRPr="002F1AD7" w:rsidRDefault="00910A2A" w:rsidP="00E05270">
            <w:pPr>
              <w:spacing w:line="360" w:lineRule="auto"/>
              <w:rPr>
                <w:lang w:val="en-US"/>
              </w:rPr>
            </w:pPr>
            <w:r w:rsidRPr="002F1AD7">
              <w:rPr>
                <w:lang w:val="en-US"/>
              </w:rPr>
              <w:t>Override BGM khi vào Boss Room</w:t>
            </w:r>
          </w:p>
        </w:tc>
      </w:tr>
      <w:tr w:rsidR="00910A2A" w:rsidRPr="00910A2A" w14:paraId="3C2C577C" w14:textId="77777777" w:rsidTr="002F1AD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9ED9C31" w14:textId="77777777" w:rsidR="00910A2A" w:rsidRPr="002F1AD7" w:rsidRDefault="00910A2A" w:rsidP="00E05270">
            <w:pPr>
              <w:spacing w:line="360" w:lineRule="auto"/>
              <w:jc w:val="center"/>
              <w:rPr>
                <w:lang w:val="en-US"/>
              </w:rPr>
            </w:pPr>
            <w:r w:rsidRPr="002F1AD7">
              <w:rPr>
                <w:lang w:val="en-US"/>
              </w:rPr>
              <w:lastRenderedPageBreak/>
              <w:t>5</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B8DF46B" w14:textId="77777777" w:rsidR="00910A2A" w:rsidRPr="002F1AD7" w:rsidRDefault="00910A2A" w:rsidP="00E05270">
            <w:pPr>
              <w:spacing w:line="360" w:lineRule="auto"/>
              <w:rPr>
                <w:lang w:val="en-US"/>
              </w:rPr>
            </w:pPr>
            <w:r w:rsidRPr="002F1AD7">
              <w:rPr>
                <w:lang w:val="en-US"/>
              </w:rPr>
              <w:t>SFX_Jump</w:t>
            </w:r>
          </w:p>
        </w:tc>
        <w:tc>
          <w:tcPr>
            <w:tcW w:w="1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FE68702" w14:textId="77777777" w:rsidR="00910A2A" w:rsidRPr="002F1AD7" w:rsidRDefault="00910A2A" w:rsidP="00E05270">
            <w:pPr>
              <w:spacing w:line="360" w:lineRule="auto"/>
              <w:rPr>
                <w:lang w:val="en-US"/>
              </w:rPr>
            </w:pPr>
            <w:r w:rsidRPr="002F1AD7">
              <w:rPr>
                <w:lang w:val="en-US"/>
              </w:rPr>
              <w:t>Hiệu ứng / WAV</w:t>
            </w:r>
          </w:p>
        </w:tc>
        <w:tc>
          <w:tcPr>
            <w:tcW w:w="39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9D64545" w14:textId="77777777" w:rsidR="00910A2A" w:rsidRPr="002F1AD7" w:rsidRDefault="00910A2A" w:rsidP="00E05270">
            <w:pPr>
              <w:spacing w:line="360" w:lineRule="auto"/>
              <w:rPr>
                <w:lang w:val="en-US"/>
              </w:rPr>
            </w:pPr>
            <w:r w:rsidRPr="002F1AD7">
              <w:rPr>
                <w:lang w:val="en-US"/>
              </w:rPr>
              <w:t>Khi nhân vật nhảy</w:t>
            </w:r>
          </w:p>
        </w:tc>
      </w:tr>
      <w:tr w:rsidR="00910A2A" w:rsidRPr="00910A2A" w14:paraId="39769DEB" w14:textId="77777777" w:rsidTr="002F1AD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C250DB6" w14:textId="77777777" w:rsidR="00910A2A" w:rsidRPr="002F1AD7" w:rsidRDefault="00910A2A" w:rsidP="00E05270">
            <w:pPr>
              <w:spacing w:line="360" w:lineRule="auto"/>
              <w:jc w:val="center"/>
              <w:rPr>
                <w:lang w:val="en-US"/>
              </w:rPr>
            </w:pPr>
            <w:r w:rsidRPr="002F1AD7">
              <w:rPr>
                <w:lang w:val="en-US"/>
              </w:rPr>
              <w:t>6</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48BB48C" w14:textId="77777777" w:rsidR="00910A2A" w:rsidRPr="002F1AD7" w:rsidRDefault="00910A2A" w:rsidP="00E05270">
            <w:pPr>
              <w:spacing w:line="360" w:lineRule="auto"/>
              <w:rPr>
                <w:lang w:val="en-US"/>
              </w:rPr>
            </w:pPr>
            <w:r w:rsidRPr="002F1AD7">
              <w:rPr>
                <w:lang w:val="en-US"/>
              </w:rPr>
              <w:t>SFX_Attack</w:t>
            </w:r>
          </w:p>
        </w:tc>
        <w:tc>
          <w:tcPr>
            <w:tcW w:w="1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E99FF86" w14:textId="77777777" w:rsidR="00910A2A" w:rsidRPr="002F1AD7" w:rsidRDefault="00910A2A" w:rsidP="00E05270">
            <w:pPr>
              <w:spacing w:line="360" w:lineRule="auto"/>
              <w:rPr>
                <w:lang w:val="en-US"/>
              </w:rPr>
            </w:pPr>
            <w:r w:rsidRPr="002F1AD7">
              <w:rPr>
                <w:lang w:val="en-US"/>
              </w:rPr>
              <w:t>Hiệu ứng / WAV</w:t>
            </w:r>
          </w:p>
        </w:tc>
        <w:tc>
          <w:tcPr>
            <w:tcW w:w="39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4ECBF5F" w14:textId="77777777" w:rsidR="00910A2A" w:rsidRPr="002F1AD7" w:rsidRDefault="00910A2A" w:rsidP="00E05270">
            <w:pPr>
              <w:spacing w:line="360" w:lineRule="auto"/>
              <w:rPr>
                <w:lang w:val="en-US"/>
              </w:rPr>
            </w:pPr>
            <w:r w:rsidRPr="002F1AD7">
              <w:rPr>
                <w:lang w:val="en-US"/>
              </w:rPr>
              <w:t>Khi thực hiện đòn tấn công</w:t>
            </w:r>
          </w:p>
        </w:tc>
      </w:tr>
      <w:tr w:rsidR="00910A2A" w:rsidRPr="00910A2A" w14:paraId="6FE7A6FB" w14:textId="77777777" w:rsidTr="002F1AD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6950455" w14:textId="77777777" w:rsidR="00910A2A" w:rsidRPr="002F1AD7" w:rsidRDefault="00910A2A" w:rsidP="00E05270">
            <w:pPr>
              <w:spacing w:line="360" w:lineRule="auto"/>
              <w:jc w:val="center"/>
              <w:rPr>
                <w:lang w:val="en-US"/>
              </w:rPr>
            </w:pPr>
            <w:r w:rsidRPr="002F1AD7">
              <w:rPr>
                <w:lang w:val="en-US"/>
              </w:rPr>
              <w:t>7</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DD4010D" w14:textId="77777777" w:rsidR="00910A2A" w:rsidRPr="002F1AD7" w:rsidRDefault="00910A2A" w:rsidP="00E05270">
            <w:pPr>
              <w:spacing w:line="360" w:lineRule="auto"/>
              <w:rPr>
                <w:lang w:val="en-US"/>
              </w:rPr>
            </w:pPr>
            <w:r w:rsidRPr="002F1AD7">
              <w:rPr>
                <w:lang w:val="en-US"/>
              </w:rPr>
              <w:t>SFX_Hit_Player</w:t>
            </w:r>
          </w:p>
        </w:tc>
        <w:tc>
          <w:tcPr>
            <w:tcW w:w="1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9393732" w14:textId="77777777" w:rsidR="00910A2A" w:rsidRPr="002F1AD7" w:rsidRDefault="00910A2A" w:rsidP="00E05270">
            <w:pPr>
              <w:spacing w:line="360" w:lineRule="auto"/>
              <w:rPr>
                <w:lang w:val="en-US"/>
              </w:rPr>
            </w:pPr>
            <w:r w:rsidRPr="002F1AD7">
              <w:rPr>
                <w:lang w:val="en-US"/>
              </w:rPr>
              <w:t>Hiệu ứng / WAV</w:t>
            </w:r>
          </w:p>
        </w:tc>
        <w:tc>
          <w:tcPr>
            <w:tcW w:w="39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3077386" w14:textId="77777777" w:rsidR="00910A2A" w:rsidRPr="002F1AD7" w:rsidRDefault="00910A2A" w:rsidP="00E05270">
            <w:pPr>
              <w:spacing w:line="360" w:lineRule="auto"/>
              <w:rPr>
                <w:lang w:val="en-US"/>
              </w:rPr>
            </w:pPr>
            <w:r w:rsidRPr="002F1AD7">
              <w:rPr>
                <w:lang w:val="en-US"/>
              </w:rPr>
              <w:t>Khi nhân vật nhận sát thương</w:t>
            </w:r>
          </w:p>
        </w:tc>
      </w:tr>
      <w:tr w:rsidR="00910A2A" w:rsidRPr="00910A2A" w14:paraId="6813F948" w14:textId="77777777" w:rsidTr="002F1AD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4FDDA14" w14:textId="77777777" w:rsidR="00910A2A" w:rsidRPr="002F1AD7" w:rsidRDefault="00910A2A" w:rsidP="00E05270">
            <w:pPr>
              <w:spacing w:line="360" w:lineRule="auto"/>
              <w:jc w:val="center"/>
              <w:rPr>
                <w:lang w:val="en-US"/>
              </w:rPr>
            </w:pPr>
            <w:r w:rsidRPr="002F1AD7">
              <w:rPr>
                <w:lang w:val="en-US"/>
              </w:rPr>
              <w:t>8</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9A40483" w14:textId="77777777" w:rsidR="00910A2A" w:rsidRPr="002F1AD7" w:rsidRDefault="00910A2A" w:rsidP="00E05270">
            <w:pPr>
              <w:spacing w:line="360" w:lineRule="auto"/>
              <w:rPr>
                <w:lang w:val="en-US"/>
              </w:rPr>
            </w:pPr>
            <w:r w:rsidRPr="002F1AD7">
              <w:rPr>
                <w:lang w:val="en-US"/>
              </w:rPr>
              <w:t>SFX_Hit_Enemy</w:t>
            </w:r>
          </w:p>
        </w:tc>
        <w:tc>
          <w:tcPr>
            <w:tcW w:w="1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44DE7DC" w14:textId="77777777" w:rsidR="00910A2A" w:rsidRPr="002F1AD7" w:rsidRDefault="00910A2A" w:rsidP="00E05270">
            <w:pPr>
              <w:spacing w:line="360" w:lineRule="auto"/>
              <w:rPr>
                <w:lang w:val="en-US"/>
              </w:rPr>
            </w:pPr>
            <w:r w:rsidRPr="002F1AD7">
              <w:rPr>
                <w:lang w:val="en-US"/>
              </w:rPr>
              <w:t>Hiệu ứng / WAV</w:t>
            </w:r>
          </w:p>
        </w:tc>
        <w:tc>
          <w:tcPr>
            <w:tcW w:w="39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BC4CDB2" w14:textId="77777777" w:rsidR="00910A2A" w:rsidRPr="002F1AD7" w:rsidRDefault="00910A2A" w:rsidP="00E05270">
            <w:pPr>
              <w:spacing w:line="360" w:lineRule="auto"/>
              <w:rPr>
                <w:lang w:val="en-US"/>
              </w:rPr>
            </w:pPr>
            <w:r w:rsidRPr="002F1AD7">
              <w:rPr>
                <w:lang w:val="en-US"/>
              </w:rPr>
              <w:t>Khi kẻ địch nhận sát thương (HitSilkPS)</w:t>
            </w:r>
          </w:p>
        </w:tc>
      </w:tr>
      <w:tr w:rsidR="00910A2A" w:rsidRPr="00910A2A" w14:paraId="59088A32" w14:textId="77777777" w:rsidTr="002F1AD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14F3444" w14:textId="77777777" w:rsidR="00910A2A" w:rsidRPr="002F1AD7" w:rsidRDefault="00910A2A" w:rsidP="00E05270">
            <w:pPr>
              <w:spacing w:line="360" w:lineRule="auto"/>
              <w:jc w:val="center"/>
              <w:rPr>
                <w:lang w:val="en-US"/>
              </w:rPr>
            </w:pPr>
            <w:r w:rsidRPr="002F1AD7">
              <w:rPr>
                <w:lang w:val="en-US"/>
              </w:rPr>
              <w:t>9</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695113C" w14:textId="77777777" w:rsidR="00910A2A" w:rsidRPr="002F1AD7" w:rsidRDefault="00910A2A" w:rsidP="00E05270">
            <w:pPr>
              <w:spacing w:line="360" w:lineRule="auto"/>
              <w:rPr>
                <w:lang w:val="en-US"/>
              </w:rPr>
            </w:pPr>
            <w:r w:rsidRPr="002F1AD7">
              <w:rPr>
                <w:lang w:val="en-US"/>
              </w:rPr>
              <w:t>SFX_Enemy_Death</w:t>
            </w:r>
          </w:p>
        </w:tc>
        <w:tc>
          <w:tcPr>
            <w:tcW w:w="1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FC3004B" w14:textId="77777777" w:rsidR="00910A2A" w:rsidRPr="002F1AD7" w:rsidRDefault="00910A2A" w:rsidP="00E05270">
            <w:pPr>
              <w:spacing w:line="360" w:lineRule="auto"/>
              <w:rPr>
                <w:lang w:val="en-US"/>
              </w:rPr>
            </w:pPr>
            <w:r w:rsidRPr="002F1AD7">
              <w:rPr>
                <w:lang w:val="en-US"/>
              </w:rPr>
              <w:t>Hiệu ứng / WAV</w:t>
            </w:r>
          </w:p>
        </w:tc>
        <w:tc>
          <w:tcPr>
            <w:tcW w:w="39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6EEFA63" w14:textId="77777777" w:rsidR="00910A2A" w:rsidRPr="002F1AD7" w:rsidRDefault="00910A2A" w:rsidP="00E05270">
            <w:pPr>
              <w:spacing w:line="360" w:lineRule="auto"/>
              <w:rPr>
                <w:lang w:val="en-US"/>
              </w:rPr>
            </w:pPr>
            <w:r w:rsidRPr="002F1AD7">
              <w:rPr>
                <w:lang w:val="en-US"/>
              </w:rPr>
              <w:t>Khi kẻ địch chết</w:t>
            </w:r>
          </w:p>
        </w:tc>
      </w:tr>
      <w:tr w:rsidR="00910A2A" w:rsidRPr="00910A2A" w14:paraId="3E50AE3D" w14:textId="77777777" w:rsidTr="002F1AD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7AA7F06" w14:textId="77777777" w:rsidR="00910A2A" w:rsidRPr="002F1AD7" w:rsidRDefault="00910A2A" w:rsidP="00E05270">
            <w:pPr>
              <w:spacing w:line="360" w:lineRule="auto"/>
              <w:jc w:val="center"/>
              <w:rPr>
                <w:lang w:val="en-US"/>
              </w:rPr>
            </w:pPr>
            <w:r w:rsidRPr="002F1AD7">
              <w:rPr>
                <w:lang w:val="en-US"/>
              </w:rPr>
              <w:t>10</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2D7E15F" w14:textId="77777777" w:rsidR="00910A2A" w:rsidRPr="002F1AD7" w:rsidRDefault="00910A2A" w:rsidP="00E05270">
            <w:pPr>
              <w:spacing w:line="360" w:lineRule="auto"/>
              <w:rPr>
                <w:lang w:val="en-US"/>
              </w:rPr>
            </w:pPr>
            <w:r w:rsidRPr="002F1AD7">
              <w:rPr>
                <w:lang w:val="en-US"/>
              </w:rPr>
              <w:t>SFX_Loot_Collect</w:t>
            </w:r>
          </w:p>
        </w:tc>
        <w:tc>
          <w:tcPr>
            <w:tcW w:w="1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EEDCB55" w14:textId="77777777" w:rsidR="00910A2A" w:rsidRPr="002F1AD7" w:rsidRDefault="00910A2A" w:rsidP="00E05270">
            <w:pPr>
              <w:spacing w:line="360" w:lineRule="auto"/>
              <w:rPr>
                <w:lang w:val="en-US"/>
              </w:rPr>
            </w:pPr>
            <w:r w:rsidRPr="002F1AD7">
              <w:rPr>
                <w:lang w:val="en-US"/>
              </w:rPr>
              <w:t>Hiệu ứng / WAV</w:t>
            </w:r>
          </w:p>
        </w:tc>
        <w:tc>
          <w:tcPr>
            <w:tcW w:w="39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39E6335" w14:textId="77777777" w:rsidR="00910A2A" w:rsidRPr="002F1AD7" w:rsidRDefault="00910A2A" w:rsidP="00E05270">
            <w:pPr>
              <w:spacing w:line="360" w:lineRule="auto"/>
              <w:rPr>
                <w:lang w:val="en-US"/>
              </w:rPr>
            </w:pPr>
            <w:r w:rsidRPr="002F1AD7">
              <w:rPr>
                <w:lang w:val="en-US"/>
              </w:rPr>
              <w:t>Khi nhặt vật phẩm Loot</w:t>
            </w:r>
          </w:p>
        </w:tc>
      </w:tr>
      <w:tr w:rsidR="00910A2A" w:rsidRPr="00910A2A" w14:paraId="6F1E0304" w14:textId="77777777" w:rsidTr="002F1AD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83926AA" w14:textId="77777777" w:rsidR="00910A2A" w:rsidRPr="002F1AD7" w:rsidRDefault="00910A2A" w:rsidP="00E05270">
            <w:pPr>
              <w:spacing w:line="360" w:lineRule="auto"/>
              <w:jc w:val="center"/>
              <w:rPr>
                <w:lang w:val="en-US"/>
              </w:rPr>
            </w:pPr>
            <w:r w:rsidRPr="002F1AD7">
              <w:rPr>
                <w:lang w:val="en-US"/>
              </w:rPr>
              <w:t>11</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38D0CB2" w14:textId="77777777" w:rsidR="00910A2A" w:rsidRPr="002F1AD7" w:rsidRDefault="00910A2A" w:rsidP="00E05270">
            <w:pPr>
              <w:spacing w:line="360" w:lineRule="auto"/>
              <w:rPr>
                <w:lang w:val="en-US"/>
              </w:rPr>
            </w:pPr>
            <w:r w:rsidRPr="002F1AD7">
              <w:rPr>
                <w:lang w:val="en-US"/>
              </w:rPr>
              <w:t>SFX_Projectile</w:t>
            </w:r>
          </w:p>
        </w:tc>
        <w:tc>
          <w:tcPr>
            <w:tcW w:w="1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52CC056" w14:textId="77777777" w:rsidR="00910A2A" w:rsidRPr="002F1AD7" w:rsidRDefault="00910A2A" w:rsidP="00E05270">
            <w:pPr>
              <w:spacing w:line="360" w:lineRule="auto"/>
              <w:rPr>
                <w:lang w:val="en-US"/>
              </w:rPr>
            </w:pPr>
            <w:r w:rsidRPr="002F1AD7">
              <w:rPr>
                <w:lang w:val="en-US"/>
              </w:rPr>
              <w:t>Hiệu ứng / WAV</w:t>
            </w:r>
          </w:p>
        </w:tc>
        <w:tc>
          <w:tcPr>
            <w:tcW w:w="39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0DB7B82" w14:textId="77777777" w:rsidR="00910A2A" w:rsidRPr="002F1AD7" w:rsidRDefault="00910A2A" w:rsidP="00E05270">
            <w:pPr>
              <w:spacing w:line="360" w:lineRule="auto"/>
              <w:rPr>
                <w:lang w:val="en-US"/>
              </w:rPr>
            </w:pPr>
            <w:r w:rsidRPr="002F1AD7">
              <w:rPr>
                <w:lang w:val="en-US"/>
              </w:rPr>
              <w:t>Khi kẻ địch bắn đạn (LapisLazer, Boss)</w:t>
            </w:r>
          </w:p>
        </w:tc>
      </w:tr>
      <w:tr w:rsidR="00910A2A" w:rsidRPr="00910A2A" w14:paraId="545EF618" w14:textId="77777777" w:rsidTr="002F1AD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D6693A8" w14:textId="77777777" w:rsidR="00910A2A" w:rsidRPr="002F1AD7" w:rsidRDefault="00910A2A" w:rsidP="00E05270">
            <w:pPr>
              <w:spacing w:line="360" w:lineRule="auto"/>
              <w:jc w:val="center"/>
              <w:rPr>
                <w:lang w:val="en-US"/>
              </w:rPr>
            </w:pPr>
            <w:r w:rsidRPr="002F1AD7">
              <w:rPr>
                <w:lang w:val="en-US"/>
              </w:rPr>
              <w:t>12</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33B80C1" w14:textId="77777777" w:rsidR="00910A2A" w:rsidRPr="002F1AD7" w:rsidRDefault="00910A2A" w:rsidP="00E05270">
            <w:pPr>
              <w:spacing w:line="360" w:lineRule="auto"/>
              <w:rPr>
                <w:lang w:val="en-US"/>
              </w:rPr>
            </w:pPr>
            <w:r w:rsidRPr="002F1AD7">
              <w:rPr>
                <w:lang w:val="en-US"/>
              </w:rPr>
              <w:t>SFX_Player_Death</w:t>
            </w:r>
          </w:p>
        </w:tc>
        <w:tc>
          <w:tcPr>
            <w:tcW w:w="1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CC7352A" w14:textId="77777777" w:rsidR="00910A2A" w:rsidRPr="002F1AD7" w:rsidRDefault="00910A2A" w:rsidP="00E05270">
            <w:pPr>
              <w:spacing w:line="360" w:lineRule="auto"/>
              <w:rPr>
                <w:lang w:val="en-US"/>
              </w:rPr>
            </w:pPr>
            <w:r w:rsidRPr="002F1AD7">
              <w:rPr>
                <w:lang w:val="en-US"/>
              </w:rPr>
              <w:t>Hiệu ứng / WAV</w:t>
            </w:r>
          </w:p>
        </w:tc>
        <w:tc>
          <w:tcPr>
            <w:tcW w:w="39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14F9048" w14:textId="77777777" w:rsidR="00910A2A" w:rsidRPr="002F1AD7" w:rsidRDefault="00910A2A" w:rsidP="00E05270">
            <w:pPr>
              <w:spacing w:line="360" w:lineRule="auto"/>
              <w:rPr>
                <w:lang w:val="en-US"/>
              </w:rPr>
            </w:pPr>
            <w:r w:rsidRPr="002F1AD7">
              <w:rPr>
                <w:lang w:val="en-US"/>
              </w:rPr>
              <w:t>Khi nhân vật chết</w:t>
            </w:r>
          </w:p>
        </w:tc>
      </w:tr>
      <w:tr w:rsidR="00910A2A" w:rsidRPr="00910A2A" w14:paraId="35F46D76" w14:textId="77777777" w:rsidTr="002F1AD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A13CBB0" w14:textId="77777777" w:rsidR="00910A2A" w:rsidRPr="002F1AD7" w:rsidRDefault="00910A2A" w:rsidP="00E05270">
            <w:pPr>
              <w:spacing w:line="360" w:lineRule="auto"/>
              <w:jc w:val="center"/>
              <w:rPr>
                <w:lang w:val="en-US"/>
              </w:rPr>
            </w:pPr>
            <w:r w:rsidRPr="002F1AD7">
              <w:rPr>
                <w:lang w:val="en-US"/>
              </w:rPr>
              <w:t>13</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479F807" w14:textId="77777777" w:rsidR="00910A2A" w:rsidRPr="002F1AD7" w:rsidRDefault="00910A2A" w:rsidP="00E05270">
            <w:pPr>
              <w:spacing w:line="360" w:lineRule="auto"/>
              <w:rPr>
                <w:lang w:val="en-US"/>
              </w:rPr>
            </w:pPr>
            <w:r w:rsidRPr="002F1AD7">
              <w:rPr>
                <w:lang w:val="en-US"/>
              </w:rPr>
              <w:t>SFX_Door_Open</w:t>
            </w:r>
          </w:p>
        </w:tc>
        <w:tc>
          <w:tcPr>
            <w:tcW w:w="1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62CFD43" w14:textId="77777777" w:rsidR="00910A2A" w:rsidRPr="002F1AD7" w:rsidRDefault="00910A2A" w:rsidP="00E05270">
            <w:pPr>
              <w:spacing w:line="360" w:lineRule="auto"/>
              <w:rPr>
                <w:lang w:val="en-US"/>
              </w:rPr>
            </w:pPr>
            <w:r w:rsidRPr="002F1AD7">
              <w:rPr>
                <w:lang w:val="en-US"/>
              </w:rPr>
              <w:t>Hiệu ứng / WAV</w:t>
            </w:r>
          </w:p>
        </w:tc>
        <w:tc>
          <w:tcPr>
            <w:tcW w:w="39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6FCA936" w14:textId="77777777" w:rsidR="00910A2A" w:rsidRPr="002F1AD7" w:rsidRDefault="00910A2A" w:rsidP="00E05270">
            <w:pPr>
              <w:spacing w:line="360" w:lineRule="auto"/>
              <w:rPr>
                <w:lang w:val="en-US"/>
              </w:rPr>
            </w:pPr>
            <w:r w:rsidRPr="002F1AD7">
              <w:rPr>
                <w:lang w:val="en-US"/>
              </w:rPr>
              <w:t>Khi mở cửa Interactable</w:t>
            </w:r>
          </w:p>
        </w:tc>
      </w:tr>
      <w:tr w:rsidR="00910A2A" w:rsidRPr="00910A2A" w14:paraId="0B3627C0" w14:textId="77777777" w:rsidTr="002F1AD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D181078" w14:textId="77777777" w:rsidR="00910A2A" w:rsidRPr="002F1AD7" w:rsidRDefault="00910A2A" w:rsidP="00E05270">
            <w:pPr>
              <w:spacing w:line="360" w:lineRule="auto"/>
              <w:jc w:val="center"/>
              <w:rPr>
                <w:lang w:val="en-US"/>
              </w:rPr>
            </w:pPr>
            <w:r w:rsidRPr="002F1AD7">
              <w:rPr>
                <w:lang w:val="en-US"/>
              </w:rPr>
              <w:t>14</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F3CCC2C" w14:textId="77777777" w:rsidR="00910A2A" w:rsidRPr="002F1AD7" w:rsidRDefault="00910A2A" w:rsidP="00E05270">
            <w:pPr>
              <w:spacing w:line="360" w:lineRule="auto"/>
              <w:rPr>
                <w:lang w:val="en-US"/>
              </w:rPr>
            </w:pPr>
            <w:r w:rsidRPr="002F1AD7">
              <w:rPr>
                <w:lang w:val="en-US"/>
              </w:rPr>
              <w:t>SFX_Button_Click</w:t>
            </w:r>
          </w:p>
        </w:tc>
        <w:tc>
          <w:tcPr>
            <w:tcW w:w="1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A718222" w14:textId="6BF8D8E3" w:rsidR="00910A2A" w:rsidRPr="002F1AD7" w:rsidRDefault="00910A2A" w:rsidP="00E05270">
            <w:pPr>
              <w:spacing w:line="360" w:lineRule="auto"/>
              <w:rPr>
                <w:lang w:val="en-US"/>
              </w:rPr>
            </w:pPr>
            <w:r w:rsidRPr="002F1AD7">
              <w:rPr>
                <w:lang w:val="en-US"/>
              </w:rPr>
              <w:t>Hiệu</w:t>
            </w:r>
            <w:r w:rsidR="002C45AA">
              <w:rPr>
                <w:lang w:val="en-US"/>
              </w:rPr>
              <w:t xml:space="preserve"> </w:t>
            </w:r>
            <w:r w:rsidRPr="002F1AD7">
              <w:rPr>
                <w:lang w:val="en-US"/>
              </w:rPr>
              <w:t>ứng / WAV</w:t>
            </w:r>
          </w:p>
        </w:tc>
        <w:tc>
          <w:tcPr>
            <w:tcW w:w="39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F9A3D7F" w14:textId="77777777" w:rsidR="00910A2A" w:rsidRPr="002F1AD7" w:rsidRDefault="00910A2A" w:rsidP="00E05270">
            <w:pPr>
              <w:spacing w:line="360" w:lineRule="auto"/>
              <w:rPr>
                <w:lang w:val="en-US"/>
              </w:rPr>
            </w:pPr>
            <w:r w:rsidRPr="002F1AD7">
              <w:rPr>
                <w:lang w:val="en-US"/>
              </w:rPr>
              <w:t>Khi bấm nút UI</w:t>
            </w:r>
          </w:p>
        </w:tc>
      </w:tr>
    </w:tbl>
    <w:p w14:paraId="379FB8E8" w14:textId="77777777" w:rsidR="00910A2A" w:rsidRPr="00910A2A" w:rsidRDefault="00910A2A" w:rsidP="00E05270">
      <w:pPr>
        <w:pStyle w:val="ListParagraph"/>
        <w:spacing w:line="360" w:lineRule="auto"/>
        <w:jc w:val="both"/>
        <w:rPr>
          <w:lang w:val="en-US"/>
        </w:rPr>
      </w:pPr>
      <w:r w:rsidRPr="00910A2A">
        <w:rPr>
          <w:lang w:val="en-US"/>
        </w:rPr>
        <w:t xml:space="preserve"> </w:t>
      </w:r>
    </w:p>
    <w:p w14:paraId="0585730D" w14:textId="0D49CE88" w:rsidR="00910A2A" w:rsidRPr="00910A2A" w:rsidRDefault="00BB5369" w:rsidP="00E05270">
      <w:pPr>
        <w:pStyle w:val="Caption"/>
        <w:rPr>
          <w:lang w:val="en-US"/>
        </w:rPr>
      </w:pPr>
      <w:bookmarkStart w:id="285" w:name="_Toc230475869"/>
      <w:r>
        <w:t>Bảng</w:t>
      </w:r>
      <w:r>
        <w:rPr>
          <w:lang w:val="en-US"/>
        </w:rPr>
        <w:t xml:space="preserve"> 3</w:t>
      </w:r>
      <w:r>
        <w:t>.</w:t>
      </w:r>
      <w:r>
        <w:fldChar w:fldCharType="begin"/>
      </w:r>
      <w:r>
        <w:instrText xml:space="preserve"> SEQ Bảng \* ARABIC \s 1 </w:instrText>
      </w:r>
      <w:r>
        <w:fldChar w:fldCharType="separate"/>
      </w:r>
      <w:r>
        <w:rPr>
          <w:noProof/>
        </w:rPr>
        <w:t>6</w:t>
      </w:r>
      <w:r>
        <w:rPr>
          <w:noProof/>
        </w:rPr>
        <w:fldChar w:fldCharType="end"/>
      </w:r>
      <w:r w:rsidR="001F0B14">
        <w:rPr>
          <w:iCs/>
          <w:lang w:val="en-US"/>
        </w:rPr>
        <w:t>:</w:t>
      </w:r>
      <w:r w:rsidR="00910A2A" w:rsidRPr="00910A2A">
        <w:rPr>
          <w:iCs/>
          <w:lang w:val="en-US"/>
        </w:rPr>
        <w:t xml:space="preserve"> Danh sách tài nguyên âm thanh</w:t>
      </w:r>
      <w:bookmarkEnd w:id="285"/>
    </w:p>
    <w:p w14:paraId="6B9B7A3C" w14:textId="77777777" w:rsidR="00910A2A" w:rsidRPr="00910A2A" w:rsidRDefault="00910A2A" w:rsidP="00E05270">
      <w:pPr>
        <w:pStyle w:val="Heading3"/>
        <w:spacing w:line="360" w:lineRule="auto"/>
      </w:pPr>
      <w:bookmarkStart w:id="286" w:name="_Toc230475785"/>
      <w:r w:rsidRPr="00910A2A">
        <w:t>3.6.3. Danh sách Prefab chính</w:t>
      </w:r>
      <w:bookmarkEnd w:id="286"/>
    </w:p>
    <w:p w14:paraId="46AD38B2" w14:textId="77777777" w:rsidR="00910A2A" w:rsidRPr="00910A2A" w:rsidRDefault="00910A2A" w:rsidP="00E05270">
      <w:pPr>
        <w:pStyle w:val="ListParagraph"/>
        <w:spacing w:line="360" w:lineRule="auto"/>
        <w:jc w:val="both"/>
        <w:rPr>
          <w:lang w:val="en-US"/>
        </w:rPr>
      </w:pPr>
      <w:r w:rsidRPr="00910A2A">
        <w:rPr>
          <w:lang w:val="en-US"/>
        </w:rPr>
        <w:t xml:space="preserve"> </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910A2A" w:rsidRPr="00910A2A" w14:paraId="0C5A5CB1" w14:textId="77777777" w:rsidTr="00E815C9">
        <w:tc>
          <w:tcPr>
            <w:tcW w:w="24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7E64E9E4" w14:textId="77777777" w:rsidR="00910A2A" w:rsidRPr="00E815C9" w:rsidRDefault="00910A2A" w:rsidP="00E05270">
            <w:pPr>
              <w:spacing w:line="360" w:lineRule="auto"/>
              <w:jc w:val="center"/>
              <w:rPr>
                <w:lang w:val="en-US"/>
              </w:rPr>
            </w:pPr>
            <w:r w:rsidRPr="00E815C9">
              <w:rPr>
                <w:b/>
                <w:bCs/>
                <w:lang w:val="en-US"/>
              </w:rPr>
              <w:lastRenderedPageBreak/>
              <w:t>Tên Prefab</w:t>
            </w:r>
          </w:p>
        </w:tc>
        <w:tc>
          <w:tcPr>
            <w:tcW w:w="6626"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006DB8E2" w14:textId="77777777" w:rsidR="00910A2A" w:rsidRPr="00E815C9" w:rsidRDefault="00910A2A" w:rsidP="00E05270">
            <w:pPr>
              <w:spacing w:line="360" w:lineRule="auto"/>
              <w:jc w:val="center"/>
              <w:rPr>
                <w:lang w:val="en-US"/>
              </w:rPr>
            </w:pPr>
            <w:r w:rsidRPr="00E815C9">
              <w:rPr>
                <w:b/>
                <w:bCs/>
                <w:lang w:val="en-US"/>
              </w:rPr>
              <w:t>Component chính và thư mục</w:t>
            </w:r>
          </w:p>
        </w:tc>
      </w:tr>
      <w:tr w:rsidR="00910A2A" w:rsidRPr="00910A2A" w14:paraId="75DC44C3"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1A2BAB0" w14:textId="77777777" w:rsidR="00910A2A" w:rsidRPr="00E815C9" w:rsidRDefault="00910A2A" w:rsidP="00E05270">
            <w:pPr>
              <w:spacing w:line="360" w:lineRule="auto"/>
              <w:jc w:val="both"/>
              <w:rPr>
                <w:lang w:val="en-US"/>
              </w:rPr>
            </w:pPr>
            <w:r w:rsidRPr="00E815C9">
              <w:rPr>
                <w:lang w:val="en-US"/>
              </w:rPr>
              <w:t>Player.prefab</w:t>
            </w:r>
          </w:p>
        </w:tc>
        <w:tc>
          <w:tcPr>
            <w:tcW w:w="66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AE09C62" w14:textId="77777777" w:rsidR="00910A2A" w:rsidRPr="00E815C9" w:rsidRDefault="00910A2A" w:rsidP="00E05270">
            <w:pPr>
              <w:spacing w:line="360" w:lineRule="auto"/>
              <w:rPr>
                <w:lang w:val="en-US"/>
              </w:rPr>
            </w:pPr>
            <w:r w:rsidRPr="00E815C9">
              <w:rPr>
                <w:lang w:val="en-US"/>
              </w:rPr>
              <w:t>Assets/Player/Prefab – Rigidbody2D, CapsuleCollider2D, PlayerController, Animator, AudioSource, InputMaster</w:t>
            </w:r>
          </w:p>
        </w:tc>
      </w:tr>
      <w:tr w:rsidR="00910A2A" w:rsidRPr="00910A2A" w14:paraId="0711DE3C"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E46E2C8" w14:textId="77777777" w:rsidR="00910A2A" w:rsidRPr="00E815C9" w:rsidRDefault="00910A2A" w:rsidP="00E05270">
            <w:pPr>
              <w:spacing w:line="360" w:lineRule="auto"/>
              <w:jc w:val="both"/>
              <w:rPr>
                <w:lang w:val="en-US"/>
              </w:rPr>
            </w:pPr>
            <w:r w:rsidRPr="00E815C9">
              <w:rPr>
                <w:lang w:val="en-US"/>
              </w:rPr>
              <w:t>Crabber.prefab</w:t>
            </w:r>
          </w:p>
        </w:tc>
        <w:tc>
          <w:tcPr>
            <w:tcW w:w="66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076C28A" w14:textId="77777777" w:rsidR="00910A2A" w:rsidRPr="00E815C9" w:rsidRDefault="00910A2A" w:rsidP="00E05270">
            <w:pPr>
              <w:spacing w:line="360" w:lineRule="auto"/>
              <w:rPr>
                <w:lang w:val="en-US"/>
              </w:rPr>
            </w:pPr>
            <w:r w:rsidRPr="00E815C9">
              <w:rPr>
                <w:lang w:val="en-US"/>
              </w:rPr>
              <w:t>Assets/Enemy/Crabber – Rigidbody2D, Collider2D, CrabberAI, Enemy, Animator, RbPathfindAI, EnemySlash</w:t>
            </w:r>
          </w:p>
        </w:tc>
      </w:tr>
      <w:tr w:rsidR="00910A2A" w:rsidRPr="00910A2A" w14:paraId="321B5CBF"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3875CD1" w14:textId="77777777" w:rsidR="00910A2A" w:rsidRPr="00E815C9" w:rsidRDefault="00910A2A" w:rsidP="00E05270">
            <w:pPr>
              <w:spacing w:line="360" w:lineRule="auto"/>
              <w:jc w:val="both"/>
              <w:rPr>
                <w:lang w:val="en-US"/>
              </w:rPr>
            </w:pPr>
            <w:r w:rsidRPr="00E815C9">
              <w:rPr>
                <w:lang w:val="en-US"/>
              </w:rPr>
              <w:t>Crawling.prefab</w:t>
            </w:r>
          </w:p>
        </w:tc>
        <w:tc>
          <w:tcPr>
            <w:tcW w:w="66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B00A089" w14:textId="77777777" w:rsidR="00910A2A" w:rsidRPr="00E815C9" w:rsidRDefault="00910A2A" w:rsidP="00E05270">
            <w:pPr>
              <w:spacing w:line="360" w:lineRule="auto"/>
              <w:rPr>
                <w:lang w:val="en-US"/>
              </w:rPr>
            </w:pPr>
            <w:r w:rsidRPr="00E815C9">
              <w:rPr>
                <w:lang w:val="en-US"/>
              </w:rPr>
              <w:t>Assets/Enemy/Crawling – CrawlingAI, Health, Animator (folder Animation riêng), bám tường/trần</w:t>
            </w:r>
          </w:p>
        </w:tc>
      </w:tr>
      <w:tr w:rsidR="00910A2A" w:rsidRPr="00910A2A" w14:paraId="1AE27FE3"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EC1CEF8" w14:textId="77777777" w:rsidR="00910A2A" w:rsidRPr="00E815C9" w:rsidRDefault="00910A2A" w:rsidP="00E05270">
            <w:pPr>
              <w:spacing w:line="360" w:lineRule="auto"/>
              <w:jc w:val="both"/>
              <w:rPr>
                <w:lang w:val="en-US"/>
              </w:rPr>
            </w:pPr>
            <w:r w:rsidRPr="00E815C9">
              <w:rPr>
                <w:lang w:val="en-US"/>
              </w:rPr>
              <w:t>Dipsa.prefab</w:t>
            </w:r>
          </w:p>
        </w:tc>
        <w:tc>
          <w:tcPr>
            <w:tcW w:w="66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C2DFA27" w14:textId="77777777" w:rsidR="00910A2A" w:rsidRPr="00E815C9" w:rsidRDefault="00910A2A" w:rsidP="00E05270">
            <w:pPr>
              <w:spacing w:line="360" w:lineRule="auto"/>
              <w:rPr>
                <w:lang w:val="en-US"/>
              </w:rPr>
            </w:pPr>
            <w:r w:rsidRPr="00E815C9">
              <w:rPr>
                <w:lang w:val="en-US"/>
              </w:rPr>
              <w:t>Assets/Enemy/Dipsa – DipsaAI, Enemy, Animator; NormalDipsa.prefab là biến thể</w:t>
            </w:r>
          </w:p>
        </w:tc>
      </w:tr>
      <w:tr w:rsidR="00910A2A" w:rsidRPr="00910A2A" w14:paraId="03FC24A4"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E50F982" w14:textId="77777777" w:rsidR="00910A2A" w:rsidRPr="00E815C9" w:rsidRDefault="00910A2A" w:rsidP="00E05270">
            <w:pPr>
              <w:spacing w:line="360" w:lineRule="auto"/>
              <w:jc w:val="both"/>
              <w:rPr>
                <w:lang w:val="en-US"/>
              </w:rPr>
            </w:pPr>
            <w:r w:rsidRPr="00E815C9">
              <w:rPr>
                <w:lang w:val="en-US"/>
              </w:rPr>
              <w:t>LapisLazer.prefab</w:t>
            </w:r>
          </w:p>
        </w:tc>
        <w:tc>
          <w:tcPr>
            <w:tcW w:w="66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380EC76" w14:textId="77777777" w:rsidR="00910A2A" w:rsidRPr="00E815C9" w:rsidRDefault="00910A2A" w:rsidP="00E05270">
            <w:pPr>
              <w:spacing w:line="360" w:lineRule="auto"/>
              <w:rPr>
                <w:lang w:val="en-US"/>
              </w:rPr>
            </w:pPr>
            <w:r w:rsidRPr="00E815C9">
              <w:rPr>
                <w:lang w:val="en-US"/>
              </w:rPr>
              <w:t>Assets/Enemy/LapisLazer – LapisLazerAI, Animator, Projectile spawn point</w:t>
            </w:r>
          </w:p>
        </w:tc>
      </w:tr>
      <w:tr w:rsidR="00910A2A" w:rsidRPr="00910A2A" w14:paraId="31ECDC05"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5280769" w14:textId="77777777" w:rsidR="00910A2A" w:rsidRPr="00E815C9" w:rsidRDefault="00910A2A" w:rsidP="00E05270">
            <w:pPr>
              <w:spacing w:line="360" w:lineRule="auto"/>
              <w:jc w:val="both"/>
              <w:rPr>
                <w:lang w:val="en-US"/>
              </w:rPr>
            </w:pPr>
            <w:r w:rsidRPr="00E815C9">
              <w:rPr>
                <w:lang w:val="en-US"/>
              </w:rPr>
              <w:t>TwistedDipsa.prefab</w:t>
            </w:r>
          </w:p>
        </w:tc>
        <w:tc>
          <w:tcPr>
            <w:tcW w:w="66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BB10A81" w14:textId="77777777" w:rsidR="00910A2A" w:rsidRPr="00E815C9" w:rsidRDefault="00910A2A" w:rsidP="00E05270">
            <w:pPr>
              <w:spacing w:line="360" w:lineRule="auto"/>
              <w:rPr>
                <w:lang w:val="en-US"/>
              </w:rPr>
            </w:pPr>
            <w:r w:rsidRPr="00E815C9">
              <w:rPr>
                <w:lang w:val="en-US"/>
              </w:rPr>
              <w:t>Assets/Enemy/TwistedDipsa – TwistedDipsaAI, cả melee lẫn Projectile</w:t>
            </w:r>
          </w:p>
        </w:tc>
      </w:tr>
      <w:tr w:rsidR="00910A2A" w:rsidRPr="00910A2A" w14:paraId="39393DBC"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6C16788" w14:textId="77777777" w:rsidR="00910A2A" w:rsidRPr="00E815C9" w:rsidRDefault="00910A2A" w:rsidP="00E05270">
            <w:pPr>
              <w:spacing w:line="360" w:lineRule="auto"/>
              <w:jc w:val="both"/>
              <w:rPr>
                <w:lang w:val="en-US"/>
              </w:rPr>
            </w:pPr>
            <w:r w:rsidRPr="00E815C9">
              <w:rPr>
                <w:lang w:val="en-US"/>
              </w:rPr>
              <w:t>BossBatter.prefab</w:t>
            </w:r>
          </w:p>
        </w:tc>
        <w:tc>
          <w:tcPr>
            <w:tcW w:w="66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4ADC3B2" w14:textId="77777777" w:rsidR="00910A2A" w:rsidRPr="00E815C9" w:rsidRDefault="00910A2A" w:rsidP="00E05270">
            <w:pPr>
              <w:spacing w:line="360" w:lineRule="auto"/>
              <w:rPr>
                <w:lang w:val="en-US"/>
              </w:rPr>
            </w:pPr>
            <w:r w:rsidRPr="00E815C9">
              <w:rPr>
                <w:lang w:val="en-US"/>
              </w:rPr>
              <w:t>Assets/Enemy/Boss/BossBatter – BossAI, HP cao, phase system</w:t>
            </w:r>
          </w:p>
        </w:tc>
      </w:tr>
      <w:tr w:rsidR="00910A2A" w:rsidRPr="00910A2A" w14:paraId="640F984C"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B03D78F" w14:textId="77777777" w:rsidR="00910A2A" w:rsidRPr="00E815C9" w:rsidRDefault="00910A2A" w:rsidP="00E05270">
            <w:pPr>
              <w:spacing w:line="360" w:lineRule="auto"/>
              <w:jc w:val="both"/>
              <w:rPr>
                <w:lang w:val="en-US"/>
              </w:rPr>
            </w:pPr>
            <w:r w:rsidRPr="00E815C9">
              <w:rPr>
                <w:lang w:val="en-US"/>
              </w:rPr>
              <w:t>GreatCrawler.prefab</w:t>
            </w:r>
          </w:p>
        </w:tc>
        <w:tc>
          <w:tcPr>
            <w:tcW w:w="66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D71712C" w14:textId="77777777" w:rsidR="00910A2A" w:rsidRPr="00E815C9" w:rsidRDefault="00910A2A" w:rsidP="00E05270">
            <w:pPr>
              <w:spacing w:line="360" w:lineRule="auto"/>
              <w:rPr>
                <w:lang w:val="en-US"/>
              </w:rPr>
            </w:pPr>
            <w:r w:rsidRPr="00E815C9">
              <w:rPr>
                <w:lang w:val="en-US"/>
              </w:rPr>
              <w:t>Assets/Enemy/Boss/GreatCrawler – BossAI, wall-crawling movement</w:t>
            </w:r>
          </w:p>
        </w:tc>
      </w:tr>
      <w:tr w:rsidR="00910A2A" w:rsidRPr="00910A2A" w14:paraId="32D312AA"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5528A5A" w14:textId="77777777" w:rsidR="00910A2A" w:rsidRPr="00E815C9" w:rsidRDefault="00910A2A" w:rsidP="00E05270">
            <w:pPr>
              <w:spacing w:line="360" w:lineRule="auto"/>
              <w:jc w:val="both"/>
              <w:rPr>
                <w:lang w:val="en-US"/>
              </w:rPr>
            </w:pPr>
            <w:r w:rsidRPr="00E815C9">
              <w:rPr>
                <w:lang w:val="en-US"/>
              </w:rPr>
              <w:t>Projectile.prefab</w:t>
            </w:r>
          </w:p>
        </w:tc>
        <w:tc>
          <w:tcPr>
            <w:tcW w:w="66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A928A5F" w14:textId="77777777" w:rsidR="00910A2A" w:rsidRPr="00E815C9" w:rsidRDefault="00910A2A" w:rsidP="00E05270">
            <w:pPr>
              <w:spacing w:line="360" w:lineRule="auto"/>
              <w:rPr>
                <w:lang w:val="en-US"/>
              </w:rPr>
            </w:pPr>
            <w:r w:rsidRPr="00E815C9">
              <w:rPr>
                <w:lang w:val="en-US"/>
              </w:rPr>
              <w:t>Assets/Enemy/CommonStuff – Rigidbody2D, Projectile.cs, BoxCollider2D trigger, BulletMat</w:t>
            </w:r>
          </w:p>
        </w:tc>
      </w:tr>
      <w:tr w:rsidR="00910A2A" w:rsidRPr="00910A2A" w14:paraId="07900F5F"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67FC76B" w14:textId="77777777" w:rsidR="00910A2A" w:rsidRPr="00E815C9" w:rsidRDefault="00910A2A" w:rsidP="00E05270">
            <w:pPr>
              <w:spacing w:line="360" w:lineRule="auto"/>
              <w:jc w:val="both"/>
              <w:rPr>
                <w:lang w:val="en-US"/>
              </w:rPr>
            </w:pPr>
            <w:r w:rsidRPr="00E815C9">
              <w:rPr>
                <w:lang w:val="en-US"/>
              </w:rPr>
              <w:t>LootDrop.prefab</w:t>
            </w:r>
          </w:p>
        </w:tc>
        <w:tc>
          <w:tcPr>
            <w:tcW w:w="66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F122E89" w14:textId="77777777" w:rsidR="00910A2A" w:rsidRPr="00E815C9" w:rsidRDefault="00910A2A" w:rsidP="00E05270">
            <w:pPr>
              <w:spacing w:line="360" w:lineRule="auto"/>
              <w:rPr>
                <w:lang w:val="en-US"/>
              </w:rPr>
            </w:pPr>
            <w:r w:rsidRPr="00E815C9">
              <w:rPr>
                <w:lang w:val="en-US"/>
              </w:rPr>
              <w:t>Assets/Loot – CircleCollider2D trigger, SpriteRenderer, LootController, animation rơi</w:t>
            </w:r>
          </w:p>
        </w:tc>
      </w:tr>
    </w:tbl>
    <w:p w14:paraId="3CAA5B92" w14:textId="77777777" w:rsidR="00910A2A" w:rsidRPr="00910A2A" w:rsidRDefault="00910A2A" w:rsidP="00E05270">
      <w:pPr>
        <w:pStyle w:val="ListParagraph"/>
        <w:spacing w:line="360" w:lineRule="auto"/>
        <w:jc w:val="both"/>
        <w:rPr>
          <w:lang w:val="en-US"/>
        </w:rPr>
      </w:pPr>
      <w:r w:rsidRPr="00910A2A">
        <w:rPr>
          <w:lang w:val="en-US"/>
        </w:rPr>
        <w:t xml:space="preserve"> </w:t>
      </w:r>
    </w:p>
    <w:p w14:paraId="6E87C262" w14:textId="44AF248B" w:rsidR="00910A2A" w:rsidRPr="00910A2A" w:rsidRDefault="00BB5369" w:rsidP="00E05270">
      <w:pPr>
        <w:pStyle w:val="Caption"/>
        <w:rPr>
          <w:lang w:val="en-US"/>
        </w:rPr>
      </w:pPr>
      <w:bookmarkStart w:id="287" w:name="_Toc230475870"/>
      <w:r>
        <w:t>Bảng</w:t>
      </w:r>
      <w:r>
        <w:rPr>
          <w:lang w:val="en-US"/>
        </w:rPr>
        <w:t xml:space="preserve"> 3</w:t>
      </w:r>
      <w:r>
        <w:t>.</w:t>
      </w:r>
      <w:r>
        <w:fldChar w:fldCharType="begin"/>
      </w:r>
      <w:r>
        <w:instrText xml:space="preserve"> SEQ Bảng \* ARABIC \s 1 </w:instrText>
      </w:r>
      <w:r>
        <w:fldChar w:fldCharType="separate"/>
      </w:r>
      <w:r>
        <w:rPr>
          <w:noProof/>
        </w:rPr>
        <w:t>7</w:t>
      </w:r>
      <w:r>
        <w:rPr>
          <w:noProof/>
        </w:rPr>
        <w:fldChar w:fldCharType="end"/>
      </w:r>
      <w:r w:rsidR="001F0B14">
        <w:rPr>
          <w:lang w:val="en-US"/>
        </w:rPr>
        <w:t>:</w:t>
      </w:r>
      <w:r w:rsidR="00910A2A" w:rsidRPr="00910A2A">
        <w:rPr>
          <w:lang w:val="en-US"/>
        </w:rPr>
        <w:t xml:space="preserve"> Danh sách Prefab chính trong dự án</w:t>
      </w:r>
      <w:bookmarkEnd w:id="287"/>
    </w:p>
    <w:p w14:paraId="24BC3692" w14:textId="77777777" w:rsidR="00AB4346" w:rsidRDefault="00AB4346" w:rsidP="00E05270">
      <w:pPr>
        <w:spacing w:line="360" w:lineRule="auto"/>
        <w:ind w:left="360"/>
        <w:jc w:val="both"/>
        <w:rPr>
          <w:rFonts w:ascii="Symbol" w:hAnsi="Symbol"/>
          <w:highlight w:val="lightGray"/>
        </w:rPr>
      </w:pPr>
      <w:r>
        <w:rPr>
          <w:rFonts w:ascii="Symbol" w:hAnsi="Symbol"/>
          <w:highlight w:val="lightGray"/>
        </w:rPr>
        <w:br w:type="page"/>
      </w:r>
    </w:p>
    <w:p w14:paraId="7B9A27A1" w14:textId="77777777" w:rsidR="00741722" w:rsidRPr="005270A0" w:rsidRDefault="00741722" w:rsidP="00E05270">
      <w:pPr>
        <w:pStyle w:val="Heading1"/>
      </w:pPr>
      <w:bookmarkStart w:id="288" w:name="_Toc230475786"/>
      <w:r w:rsidRPr="005270A0">
        <w:lastRenderedPageBreak/>
        <w:t>CHƯƠNG 4. TRIỂN KHAI GAME</w:t>
      </w:r>
      <w:bookmarkEnd w:id="288"/>
    </w:p>
    <w:p w14:paraId="63EF494B" w14:textId="77777777" w:rsidR="00741722" w:rsidRPr="001F4AA8" w:rsidRDefault="00741722" w:rsidP="00E05270">
      <w:pPr>
        <w:pStyle w:val="Heading2"/>
        <w:spacing w:line="360" w:lineRule="auto"/>
        <w:rPr>
          <w:lang w:val="vi-VN"/>
        </w:rPr>
      </w:pPr>
      <w:bookmarkStart w:id="289" w:name="_Toc230475787"/>
      <w:r w:rsidRPr="001F4AA8">
        <w:rPr>
          <w:lang w:val="vi-VN"/>
        </w:rPr>
        <w:t>4.1. Môi trường phát triển</w:t>
      </w:r>
      <w:bookmarkEnd w:id="289"/>
    </w:p>
    <w:p w14:paraId="6DDB9B2F" w14:textId="77777777" w:rsidR="00741722" w:rsidRPr="001F4AA8" w:rsidRDefault="00741722" w:rsidP="00E05270">
      <w:pPr>
        <w:pStyle w:val="Heading3"/>
        <w:spacing w:line="360" w:lineRule="auto"/>
        <w:rPr>
          <w:lang w:val="vi-VN"/>
        </w:rPr>
      </w:pPr>
      <w:bookmarkStart w:id="290" w:name="_Toc230475788"/>
      <w:r w:rsidRPr="001F4AA8">
        <w:rPr>
          <w:lang w:val="vi-VN"/>
        </w:rPr>
        <w:t>4.1.1. Cấu hình máy phát triển</w:t>
      </w:r>
      <w:bookmarkEnd w:id="290"/>
    </w:p>
    <w:p w14:paraId="709B619B" w14:textId="2AE15CDD" w:rsidR="00741722" w:rsidRPr="00741722" w:rsidRDefault="00741722" w:rsidP="00E05270">
      <w:pPr>
        <w:spacing w:line="360" w:lineRule="auto"/>
        <w:ind w:firstLine="720"/>
        <w:rPr>
          <w:lang w:val="en-US"/>
        </w:rPr>
      </w:pPr>
      <w:r w:rsidRPr="00741722">
        <w:t xml:space="preserve">Quá trình phát triển game được thực hiện trên máy tính cá nhân với cấu hình đủ mạnh để chạy Unity Editor và kiểm thử game ở chế độ Play Mode ổn định. </w:t>
      </w:r>
      <w:r w:rsidRPr="00741722">
        <w:rPr>
          <w:lang w:val="en-US"/>
        </w:rPr>
        <w:t>Thông số máy phát triển:</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41722" w:rsidRPr="00741722" w14:paraId="2712DAA5" w14:textId="77777777" w:rsidTr="00741722">
        <w:tc>
          <w:tcPr>
            <w:tcW w:w="3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13FC7557" w14:textId="77777777" w:rsidR="00741722" w:rsidRPr="00741722" w:rsidRDefault="00741722" w:rsidP="00E05270">
            <w:pPr>
              <w:spacing w:line="360" w:lineRule="auto"/>
              <w:jc w:val="center"/>
              <w:rPr>
                <w:lang w:val="en-US"/>
              </w:rPr>
            </w:pPr>
            <w:r w:rsidRPr="00741722">
              <w:rPr>
                <w:b/>
                <w:bCs/>
                <w:lang w:val="en-US"/>
              </w:rPr>
              <w:t>Thành phần</w:t>
            </w:r>
          </w:p>
        </w:tc>
        <w:tc>
          <w:tcPr>
            <w:tcW w:w="6026"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572E5229" w14:textId="77777777" w:rsidR="00741722" w:rsidRPr="00741722" w:rsidRDefault="00741722" w:rsidP="00E05270">
            <w:pPr>
              <w:spacing w:line="360" w:lineRule="auto"/>
              <w:jc w:val="center"/>
              <w:rPr>
                <w:lang w:val="en-US"/>
              </w:rPr>
            </w:pPr>
            <w:r w:rsidRPr="00741722">
              <w:rPr>
                <w:b/>
                <w:bCs/>
                <w:lang w:val="en-US"/>
              </w:rPr>
              <w:t>Thông số</w:t>
            </w:r>
          </w:p>
        </w:tc>
      </w:tr>
      <w:tr w:rsidR="00741722" w:rsidRPr="00741722" w14:paraId="1D90E7BC"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95AA710" w14:textId="77777777" w:rsidR="00741722" w:rsidRPr="00741722" w:rsidRDefault="00741722" w:rsidP="00E05270">
            <w:pPr>
              <w:spacing w:line="360" w:lineRule="auto"/>
              <w:jc w:val="both"/>
              <w:rPr>
                <w:lang w:val="en-US"/>
              </w:rPr>
            </w:pPr>
            <w:r w:rsidRPr="00741722">
              <w:rPr>
                <w:lang w:val="en-US"/>
              </w:rPr>
              <w:t>Hệ điều hành</w:t>
            </w:r>
          </w:p>
        </w:tc>
        <w:tc>
          <w:tcPr>
            <w:tcW w:w="60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5C7D05A" w14:textId="77777777" w:rsidR="00741722" w:rsidRPr="00741722" w:rsidRDefault="00741722" w:rsidP="00E05270">
            <w:pPr>
              <w:spacing w:line="360" w:lineRule="auto"/>
              <w:jc w:val="both"/>
              <w:rPr>
                <w:lang w:val="en-US"/>
              </w:rPr>
            </w:pPr>
            <w:r w:rsidRPr="00741722">
              <w:rPr>
                <w:lang w:val="en-US"/>
              </w:rPr>
              <w:t>Windows 10/11 64-bit</w:t>
            </w:r>
          </w:p>
        </w:tc>
      </w:tr>
      <w:tr w:rsidR="00741722" w:rsidRPr="00741722" w14:paraId="41CCC785"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B16E55F" w14:textId="77777777" w:rsidR="00741722" w:rsidRPr="00741722" w:rsidRDefault="00741722" w:rsidP="00E05270">
            <w:pPr>
              <w:spacing w:line="360" w:lineRule="auto"/>
              <w:jc w:val="both"/>
              <w:rPr>
                <w:lang w:val="en-US"/>
              </w:rPr>
            </w:pPr>
            <w:r w:rsidRPr="00741722">
              <w:rPr>
                <w:lang w:val="en-US"/>
              </w:rPr>
              <w:t>CPU</w:t>
            </w:r>
          </w:p>
        </w:tc>
        <w:tc>
          <w:tcPr>
            <w:tcW w:w="60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86A51B2" w14:textId="77777777" w:rsidR="00741722" w:rsidRPr="00741722" w:rsidRDefault="00741722" w:rsidP="00E05270">
            <w:pPr>
              <w:spacing w:line="360" w:lineRule="auto"/>
              <w:jc w:val="both"/>
              <w:rPr>
                <w:lang w:val="en-US"/>
              </w:rPr>
            </w:pPr>
            <w:r w:rsidRPr="00741722">
              <w:rPr>
                <w:lang w:val="en-US"/>
              </w:rPr>
              <w:t>Intel Core i5 thế hệ 10 trở lên (hoặc AMD Ryzen tương đương)</w:t>
            </w:r>
          </w:p>
        </w:tc>
      </w:tr>
      <w:tr w:rsidR="00741722" w:rsidRPr="00741722" w14:paraId="6CC1DE18"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80F1973" w14:textId="77777777" w:rsidR="00741722" w:rsidRPr="00741722" w:rsidRDefault="00741722" w:rsidP="00E05270">
            <w:pPr>
              <w:spacing w:line="360" w:lineRule="auto"/>
              <w:jc w:val="both"/>
              <w:rPr>
                <w:lang w:val="en-US"/>
              </w:rPr>
            </w:pPr>
            <w:r w:rsidRPr="00741722">
              <w:rPr>
                <w:lang w:val="en-US"/>
              </w:rPr>
              <w:t>RAM</w:t>
            </w:r>
          </w:p>
        </w:tc>
        <w:tc>
          <w:tcPr>
            <w:tcW w:w="60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6502C57" w14:textId="77777777" w:rsidR="00741722" w:rsidRPr="00741722" w:rsidRDefault="00741722" w:rsidP="00E05270">
            <w:pPr>
              <w:spacing w:line="360" w:lineRule="auto"/>
              <w:jc w:val="both"/>
              <w:rPr>
                <w:lang w:val="en-US"/>
              </w:rPr>
            </w:pPr>
            <w:r w:rsidRPr="00741722">
              <w:rPr>
                <w:lang w:val="en-US"/>
              </w:rPr>
              <w:t>16 GB DDR4</w:t>
            </w:r>
          </w:p>
        </w:tc>
      </w:tr>
      <w:tr w:rsidR="00741722" w:rsidRPr="00741722" w14:paraId="3420052E"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4722C69" w14:textId="77777777" w:rsidR="00741722" w:rsidRPr="00741722" w:rsidRDefault="00741722" w:rsidP="00E05270">
            <w:pPr>
              <w:spacing w:line="360" w:lineRule="auto"/>
              <w:jc w:val="both"/>
              <w:rPr>
                <w:lang w:val="en-US"/>
              </w:rPr>
            </w:pPr>
            <w:r w:rsidRPr="00741722">
              <w:rPr>
                <w:lang w:val="en-US"/>
              </w:rPr>
              <w:t>GPU</w:t>
            </w:r>
          </w:p>
        </w:tc>
        <w:tc>
          <w:tcPr>
            <w:tcW w:w="60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B1EB55A" w14:textId="77777777" w:rsidR="00741722" w:rsidRPr="00741722" w:rsidRDefault="00741722" w:rsidP="00E05270">
            <w:pPr>
              <w:spacing w:line="360" w:lineRule="auto"/>
              <w:jc w:val="both"/>
              <w:rPr>
                <w:lang w:val="pt-BR"/>
              </w:rPr>
            </w:pPr>
            <w:r w:rsidRPr="00741722">
              <w:rPr>
                <w:lang w:val="pt-BR"/>
              </w:rPr>
              <w:t>NVIDIA GTX 1650 / AMD RX 580 trở lên</w:t>
            </w:r>
          </w:p>
        </w:tc>
      </w:tr>
      <w:tr w:rsidR="00741722" w:rsidRPr="00741722" w14:paraId="1712F79A"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B737420" w14:textId="77777777" w:rsidR="00741722" w:rsidRPr="00741722" w:rsidRDefault="00741722" w:rsidP="00E05270">
            <w:pPr>
              <w:spacing w:line="360" w:lineRule="auto"/>
              <w:jc w:val="both"/>
              <w:rPr>
                <w:lang w:val="en-US"/>
              </w:rPr>
            </w:pPr>
            <w:r w:rsidRPr="00741722">
              <w:rPr>
                <w:lang w:val="en-US"/>
              </w:rPr>
              <w:t>Bộ nhớ lưu trữ</w:t>
            </w:r>
          </w:p>
        </w:tc>
        <w:tc>
          <w:tcPr>
            <w:tcW w:w="60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73AD53B" w14:textId="77777777" w:rsidR="00741722" w:rsidRPr="00741722" w:rsidRDefault="00741722" w:rsidP="00E05270">
            <w:pPr>
              <w:spacing w:line="360" w:lineRule="auto"/>
              <w:jc w:val="both"/>
              <w:rPr>
                <w:lang w:val="en-US"/>
              </w:rPr>
            </w:pPr>
            <w:r w:rsidRPr="00741722">
              <w:rPr>
                <w:lang w:val="en-US"/>
              </w:rPr>
              <w:t>SSD 256 GB (cài đặt Unity và project)</w:t>
            </w:r>
          </w:p>
        </w:tc>
      </w:tr>
      <w:tr w:rsidR="00741722" w:rsidRPr="00741722" w14:paraId="7165BEC8"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DB18724" w14:textId="77777777" w:rsidR="00741722" w:rsidRPr="00741722" w:rsidRDefault="00741722" w:rsidP="00E05270">
            <w:pPr>
              <w:spacing w:line="360" w:lineRule="auto"/>
              <w:jc w:val="both"/>
              <w:rPr>
                <w:lang w:val="en-US"/>
              </w:rPr>
            </w:pPr>
            <w:r w:rsidRPr="00741722">
              <w:rPr>
                <w:lang w:val="en-US"/>
              </w:rPr>
              <w:t>Unity Editor</w:t>
            </w:r>
          </w:p>
        </w:tc>
        <w:tc>
          <w:tcPr>
            <w:tcW w:w="60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E9A52C3" w14:textId="77777777" w:rsidR="00741722" w:rsidRPr="00741722" w:rsidRDefault="00741722" w:rsidP="00E05270">
            <w:pPr>
              <w:spacing w:line="360" w:lineRule="auto"/>
              <w:jc w:val="both"/>
              <w:rPr>
                <w:lang w:val="en-US"/>
              </w:rPr>
            </w:pPr>
            <w:r w:rsidRPr="00741722">
              <w:rPr>
                <w:lang w:val="en-US"/>
              </w:rPr>
              <w:t>Unity 2021.3 LTS (Long Term Support)</w:t>
            </w:r>
          </w:p>
        </w:tc>
      </w:tr>
      <w:tr w:rsidR="00741722" w:rsidRPr="00741722" w14:paraId="090E59F8"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754E47B" w14:textId="77777777" w:rsidR="00741722" w:rsidRPr="00741722" w:rsidRDefault="00741722" w:rsidP="00E05270">
            <w:pPr>
              <w:spacing w:line="360" w:lineRule="auto"/>
              <w:jc w:val="both"/>
              <w:rPr>
                <w:lang w:val="en-US"/>
              </w:rPr>
            </w:pPr>
            <w:r w:rsidRPr="00741722">
              <w:rPr>
                <w:lang w:val="en-US"/>
              </w:rPr>
              <w:t>IDE</w:t>
            </w:r>
          </w:p>
        </w:tc>
        <w:tc>
          <w:tcPr>
            <w:tcW w:w="60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ECE3D31" w14:textId="77777777" w:rsidR="00741722" w:rsidRPr="00741722" w:rsidRDefault="00741722" w:rsidP="00E05270">
            <w:pPr>
              <w:spacing w:line="360" w:lineRule="auto"/>
              <w:jc w:val="both"/>
              <w:rPr>
                <w:lang w:val="en-US"/>
              </w:rPr>
            </w:pPr>
            <w:r w:rsidRPr="00741722">
              <w:rPr>
                <w:lang w:val="en-US"/>
              </w:rPr>
              <w:t>Visual Studio 2022 / Visual Studio Code với Unity extension</w:t>
            </w:r>
          </w:p>
        </w:tc>
      </w:tr>
      <w:tr w:rsidR="00741722" w:rsidRPr="00741722" w14:paraId="01C24EFC"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69E386B" w14:textId="77777777" w:rsidR="00741722" w:rsidRPr="00741722" w:rsidRDefault="00741722" w:rsidP="00E05270">
            <w:pPr>
              <w:spacing w:line="360" w:lineRule="auto"/>
              <w:jc w:val="both"/>
              <w:rPr>
                <w:lang w:val="en-US"/>
              </w:rPr>
            </w:pPr>
            <w:r w:rsidRPr="00741722">
              <w:rPr>
                <w:lang w:val="en-US"/>
              </w:rPr>
              <w:t>Android SDK</w:t>
            </w:r>
          </w:p>
        </w:tc>
        <w:tc>
          <w:tcPr>
            <w:tcW w:w="60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EE7129F" w14:textId="77777777" w:rsidR="00741722" w:rsidRPr="00741722" w:rsidRDefault="00741722" w:rsidP="00E05270">
            <w:pPr>
              <w:spacing w:line="360" w:lineRule="auto"/>
              <w:jc w:val="both"/>
              <w:rPr>
                <w:lang w:val="en-US"/>
              </w:rPr>
            </w:pPr>
            <w:r w:rsidRPr="00741722">
              <w:rPr>
                <w:lang w:val="en-US"/>
              </w:rPr>
              <w:t>API Level 21 (Android 5.0) – API Level 33</w:t>
            </w:r>
          </w:p>
        </w:tc>
      </w:tr>
      <w:tr w:rsidR="00741722" w:rsidRPr="00741722" w14:paraId="199EE1C4"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65CB858" w14:textId="77777777" w:rsidR="00741722" w:rsidRPr="00741722" w:rsidRDefault="00741722" w:rsidP="00E05270">
            <w:pPr>
              <w:spacing w:line="360" w:lineRule="auto"/>
              <w:jc w:val="both"/>
              <w:rPr>
                <w:lang w:val="en-US"/>
              </w:rPr>
            </w:pPr>
            <w:r w:rsidRPr="00741722">
              <w:rPr>
                <w:lang w:val="en-US"/>
              </w:rPr>
              <w:t>JDK</w:t>
            </w:r>
          </w:p>
        </w:tc>
        <w:tc>
          <w:tcPr>
            <w:tcW w:w="60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E18D48B" w14:textId="77777777" w:rsidR="00741722" w:rsidRPr="00741722" w:rsidRDefault="00741722" w:rsidP="00E05270">
            <w:pPr>
              <w:spacing w:line="360" w:lineRule="auto"/>
              <w:jc w:val="both"/>
              <w:rPr>
                <w:lang w:val="en-US"/>
              </w:rPr>
            </w:pPr>
            <w:r w:rsidRPr="00741722">
              <w:rPr>
                <w:lang w:val="en-US"/>
              </w:rPr>
              <w:t>OpenJDK 11 (tích hợp trong Unity Hub)</w:t>
            </w:r>
          </w:p>
        </w:tc>
      </w:tr>
    </w:tbl>
    <w:p w14:paraId="77716F38" w14:textId="77777777" w:rsidR="001F0B14" w:rsidRPr="001F0B14" w:rsidRDefault="00741722" w:rsidP="00E05270">
      <w:pPr>
        <w:spacing w:line="360" w:lineRule="auto"/>
        <w:ind w:left="360"/>
        <w:jc w:val="both"/>
      </w:pPr>
      <w:r w:rsidRPr="001F0B14">
        <w:t xml:space="preserve"> </w:t>
      </w:r>
    </w:p>
    <w:p w14:paraId="055DE531" w14:textId="4AF2A2CC" w:rsidR="00741722" w:rsidRPr="001F0B14" w:rsidRDefault="00BB5369" w:rsidP="00E05270">
      <w:pPr>
        <w:pStyle w:val="Caption"/>
      </w:pPr>
      <w:bookmarkStart w:id="291" w:name="_Toc230475871"/>
      <w:r>
        <w:t>Bảng</w:t>
      </w:r>
      <w:r w:rsidRPr="00BB5369">
        <w:t xml:space="preserve"> 4</w:t>
      </w:r>
      <w:r>
        <w:t>.</w:t>
      </w:r>
      <w:r>
        <w:fldChar w:fldCharType="begin"/>
      </w:r>
      <w:r>
        <w:instrText xml:space="preserve"> SEQ Bảng \* ARABIC \s 1 </w:instrText>
      </w:r>
      <w:r>
        <w:fldChar w:fldCharType="separate"/>
      </w:r>
      <w:r>
        <w:rPr>
          <w:noProof/>
        </w:rPr>
        <w:t>1</w:t>
      </w:r>
      <w:r>
        <w:rPr>
          <w:noProof/>
        </w:rPr>
        <w:fldChar w:fldCharType="end"/>
      </w:r>
      <w:r w:rsidR="001F0B14" w:rsidRPr="001F0B14">
        <w:rPr>
          <w:iCs/>
        </w:rPr>
        <w:t>:</w:t>
      </w:r>
      <w:r w:rsidR="00741722" w:rsidRPr="001F0B14">
        <w:rPr>
          <w:iCs/>
        </w:rPr>
        <w:t xml:space="preserve"> Cấu hình máy phát triển</w:t>
      </w:r>
      <w:bookmarkEnd w:id="291"/>
    </w:p>
    <w:p w14:paraId="7E2E37C7" w14:textId="77777777" w:rsidR="00741722" w:rsidRPr="005270A0" w:rsidRDefault="00741722" w:rsidP="00E05270">
      <w:pPr>
        <w:pStyle w:val="Heading3"/>
        <w:spacing w:line="360" w:lineRule="auto"/>
        <w:rPr>
          <w:lang w:val="vi-VN"/>
        </w:rPr>
      </w:pPr>
      <w:bookmarkStart w:id="292" w:name="_Toc230475789"/>
      <w:r w:rsidRPr="005270A0">
        <w:rPr>
          <w:lang w:val="vi-VN"/>
        </w:rPr>
        <w:t>4.1.2. Thiết bị kiểm thử Android</w:t>
      </w:r>
      <w:bookmarkEnd w:id="292"/>
    </w:p>
    <w:p w14:paraId="4E1EC939" w14:textId="77777777" w:rsidR="00741722" w:rsidRPr="00741722" w:rsidRDefault="00741722" w:rsidP="00E05270">
      <w:pPr>
        <w:spacing w:line="360" w:lineRule="auto"/>
        <w:ind w:firstLine="720"/>
        <w:rPr>
          <w:lang w:val="en-US"/>
        </w:rPr>
      </w:pPr>
      <w:r w:rsidRPr="005270A0">
        <w:t xml:space="preserve">Game được kiểm thử trên thiết bị Android thực tế để đánh giá hiệu năng, điều khiển cảm ứng và trải nghiệm người dùng. </w:t>
      </w:r>
      <w:r w:rsidRPr="00741722">
        <w:rPr>
          <w:lang w:val="en-US"/>
        </w:rPr>
        <w:t>Thông số thiết bị kiểm thử:</w:t>
      </w:r>
    </w:p>
    <w:p w14:paraId="0E1A7A55" w14:textId="77777777" w:rsidR="00741722" w:rsidRPr="00741722" w:rsidRDefault="00741722" w:rsidP="00E05270">
      <w:pPr>
        <w:spacing w:line="360" w:lineRule="auto"/>
        <w:rPr>
          <w:lang w:val="en-US"/>
        </w:rPr>
      </w:pPr>
      <w:r w:rsidRPr="00741722">
        <w:rPr>
          <w:lang w:val="en-US"/>
        </w:rPr>
        <w:t xml:space="preserve"> </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41722" w:rsidRPr="00741722" w14:paraId="3050D8C1" w14:textId="77777777" w:rsidTr="000D5264">
        <w:tc>
          <w:tcPr>
            <w:tcW w:w="3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28D3D490" w14:textId="77777777" w:rsidR="00741722" w:rsidRPr="00741722" w:rsidRDefault="00741722" w:rsidP="00E05270">
            <w:pPr>
              <w:spacing w:line="360" w:lineRule="auto"/>
              <w:jc w:val="center"/>
              <w:rPr>
                <w:lang w:val="en-US"/>
              </w:rPr>
            </w:pPr>
            <w:r w:rsidRPr="00741722">
              <w:rPr>
                <w:b/>
                <w:bCs/>
                <w:lang w:val="en-US"/>
              </w:rPr>
              <w:lastRenderedPageBreak/>
              <w:t>Thông số</w:t>
            </w:r>
          </w:p>
        </w:tc>
        <w:tc>
          <w:tcPr>
            <w:tcW w:w="6026"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618E6F4D" w14:textId="77777777" w:rsidR="00741722" w:rsidRPr="00741722" w:rsidRDefault="00741722" w:rsidP="00E05270">
            <w:pPr>
              <w:spacing w:line="360" w:lineRule="auto"/>
              <w:jc w:val="center"/>
              <w:rPr>
                <w:lang w:val="en-US"/>
              </w:rPr>
            </w:pPr>
            <w:r w:rsidRPr="00741722">
              <w:rPr>
                <w:b/>
                <w:bCs/>
                <w:lang w:val="en-US"/>
              </w:rPr>
              <w:t>Giá trị</w:t>
            </w:r>
          </w:p>
        </w:tc>
      </w:tr>
      <w:tr w:rsidR="00741722" w:rsidRPr="00741722" w14:paraId="1A0D3985"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89840A7" w14:textId="77777777" w:rsidR="00741722" w:rsidRPr="00741722" w:rsidRDefault="00741722" w:rsidP="00E05270">
            <w:pPr>
              <w:spacing w:line="360" w:lineRule="auto"/>
              <w:rPr>
                <w:lang w:val="en-US"/>
              </w:rPr>
            </w:pPr>
            <w:r w:rsidRPr="00741722">
              <w:rPr>
                <w:lang w:val="en-US"/>
              </w:rPr>
              <w:t>Hệ điều hành</w:t>
            </w:r>
          </w:p>
        </w:tc>
        <w:tc>
          <w:tcPr>
            <w:tcW w:w="60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3F506A7" w14:textId="77777777" w:rsidR="00741722" w:rsidRPr="00741722" w:rsidRDefault="00741722" w:rsidP="00E05270">
            <w:pPr>
              <w:spacing w:line="360" w:lineRule="auto"/>
              <w:rPr>
                <w:lang w:val="en-US"/>
              </w:rPr>
            </w:pPr>
            <w:r w:rsidRPr="00741722">
              <w:rPr>
                <w:lang w:val="en-US"/>
              </w:rPr>
              <w:t>Android 11 (API Level 30)</w:t>
            </w:r>
          </w:p>
        </w:tc>
      </w:tr>
      <w:tr w:rsidR="00741722" w:rsidRPr="00741722" w14:paraId="6C4C526A"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86458BE" w14:textId="77777777" w:rsidR="00741722" w:rsidRPr="00741722" w:rsidRDefault="00741722" w:rsidP="00E05270">
            <w:pPr>
              <w:spacing w:line="360" w:lineRule="auto"/>
              <w:rPr>
                <w:lang w:val="en-US"/>
              </w:rPr>
            </w:pPr>
            <w:r w:rsidRPr="00741722">
              <w:rPr>
                <w:lang w:val="en-US"/>
              </w:rPr>
              <w:t>CPU</w:t>
            </w:r>
          </w:p>
        </w:tc>
        <w:tc>
          <w:tcPr>
            <w:tcW w:w="60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CAD380F" w14:textId="77777777" w:rsidR="00741722" w:rsidRPr="00741722" w:rsidRDefault="00741722" w:rsidP="00E05270">
            <w:pPr>
              <w:spacing w:line="360" w:lineRule="auto"/>
              <w:rPr>
                <w:lang w:val="en-US"/>
              </w:rPr>
            </w:pPr>
            <w:r w:rsidRPr="00741722">
              <w:rPr>
                <w:lang w:val="en-US"/>
              </w:rPr>
              <w:t>Octa-core 2.0 GHz</w:t>
            </w:r>
          </w:p>
        </w:tc>
      </w:tr>
      <w:tr w:rsidR="00741722" w:rsidRPr="00741722" w14:paraId="355FEE3F"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702AAD6" w14:textId="77777777" w:rsidR="00741722" w:rsidRPr="00741722" w:rsidRDefault="00741722" w:rsidP="00E05270">
            <w:pPr>
              <w:spacing w:line="360" w:lineRule="auto"/>
              <w:rPr>
                <w:lang w:val="en-US"/>
              </w:rPr>
            </w:pPr>
            <w:r w:rsidRPr="00741722">
              <w:rPr>
                <w:lang w:val="en-US"/>
              </w:rPr>
              <w:t>RAM</w:t>
            </w:r>
          </w:p>
        </w:tc>
        <w:tc>
          <w:tcPr>
            <w:tcW w:w="60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C60B72C" w14:textId="77777777" w:rsidR="00741722" w:rsidRPr="00741722" w:rsidRDefault="00741722" w:rsidP="00E05270">
            <w:pPr>
              <w:spacing w:line="360" w:lineRule="auto"/>
              <w:rPr>
                <w:lang w:val="en-US"/>
              </w:rPr>
            </w:pPr>
            <w:r w:rsidRPr="00741722">
              <w:rPr>
                <w:lang w:val="en-US"/>
              </w:rPr>
              <w:t>4 GB</w:t>
            </w:r>
          </w:p>
        </w:tc>
      </w:tr>
      <w:tr w:rsidR="00741722" w:rsidRPr="00741722" w14:paraId="26A4A793"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C43C9DE" w14:textId="77777777" w:rsidR="00741722" w:rsidRPr="00741722" w:rsidRDefault="00741722" w:rsidP="00E05270">
            <w:pPr>
              <w:spacing w:line="360" w:lineRule="auto"/>
              <w:rPr>
                <w:lang w:val="en-US"/>
              </w:rPr>
            </w:pPr>
            <w:r w:rsidRPr="00741722">
              <w:rPr>
                <w:lang w:val="en-US"/>
              </w:rPr>
              <w:t>GPU</w:t>
            </w:r>
          </w:p>
        </w:tc>
        <w:tc>
          <w:tcPr>
            <w:tcW w:w="60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FA42178" w14:textId="77777777" w:rsidR="00741722" w:rsidRPr="00741722" w:rsidRDefault="00741722" w:rsidP="00E05270">
            <w:pPr>
              <w:spacing w:line="360" w:lineRule="auto"/>
              <w:rPr>
                <w:lang w:val="en-US"/>
              </w:rPr>
            </w:pPr>
            <w:r w:rsidRPr="00741722">
              <w:rPr>
                <w:lang w:val="en-US"/>
              </w:rPr>
              <w:t>Mali-G57 / Adreno 618</w:t>
            </w:r>
          </w:p>
        </w:tc>
      </w:tr>
      <w:tr w:rsidR="00741722" w:rsidRPr="00741722" w14:paraId="22C5DBCA"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5BD87F9" w14:textId="77777777" w:rsidR="00741722" w:rsidRPr="00741722" w:rsidRDefault="00741722" w:rsidP="00E05270">
            <w:pPr>
              <w:spacing w:line="360" w:lineRule="auto"/>
              <w:rPr>
                <w:lang w:val="en-US"/>
              </w:rPr>
            </w:pPr>
            <w:r w:rsidRPr="00741722">
              <w:rPr>
                <w:lang w:val="en-US"/>
              </w:rPr>
              <w:t>Màn hình</w:t>
            </w:r>
          </w:p>
        </w:tc>
        <w:tc>
          <w:tcPr>
            <w:tcW w:w="60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3161F92" w14:textId="77777777" w:rsidR="00741722" w:rsidRPr="00741722" w:rsidRDefault="00741722" w:rsidP="00E05270">
            <w:pPr>
              <w:spacing w:line="360" w:lineRule="auto"/>
              <w:rPr>
                <w:lang w:val="en-US"/>
              </w:rPr>
            </w:pPr>
            <w:r w:rsidRPr="00741722">
              <w:rPr>
                <w:lang w:val="en-US"/>
              </w:rPr>
              <w:t>6.5 inch, 1080 × 2400 px, tỷ lệ 20:9</w:t>
            </w:r>
          </w:p>
        </w:tc>
      </w:tr>
      <w:tr w:rsidR="00741722" w:rsidRPr="00741722" w14:paraId="22336CBD"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B8D8D42" w14:textId="77777777" w:rsidR="00741722" w:rsidRPr="00741722" w:rsidRDefault="00741722" w:rsidP="00E05270">
            <w:pPr>
              <w:spacing w:line="360" w:lineRule="auto"/>
              <w:rPr>
                <w:lang w:val="en-US"/>
              </w:rPr>
            </w:pPr>
            <w:r w:rsidRPr="00741722">
              <w:rPr>
                <w:lang w:val="en-US"/>
              </w:rPr>
              <w:t>Độ phân giải build</w:t>
            </w:r>
          </w:p>
        </w:tc>
        <w:tc>
          <w:tcPr>
            <w:tcW w:w="60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070CB49" w14:textId="77777777" w:rsidR="00741722" w:rsidRPr="00741722" w:rsidRDefault="00741722" w:rsidP="00E05270">
            <w:pPr>
              <w:spacing w:line="360" w:lineRule="auto"/>
              <w:rPr>
                <w:lang w:val="en-US"/>
              </w:rPr>
            </w:pPr>
            <w:r w:rsidRPr="00741722">
              <w:rPr>
                <w:lang w:val="en-US"/>
              </w:rPr>
              <w:t>1920 × 1080 (Full HD)</w:t>
            </w:r>
          </w:p>
        </w:tc>
      </w:tr>
    </w:tbl>
    <w:p w14:paraId="29DF517F" w14:textId="77777777" w:rsidR="00741722" w:rsidRPr="00741722" w:rsidRDefault="00741722" w:rsidP="00E05270">
      <w:pPr>
        <w:spacing w:line="360" w:lineRule="auto"/>
        <w:ind w:left="360"/>
        <w:jc w:val="both"/>
        <w:rPr>
          <w:lang w:val="en-US"/>
        </w:rPr>
      </w:pPr>
      <w:r w:rsidRPr="00741722">
        <w:rPr>
          <w:lang w:val="en-US"/>
        </w:rPr>
        <w:t xml:space="preserve"> </w:t>
      </w:r>
    </w:p>
    <w:p w14:paraId="77464FDF" w14:textId="708E9D75" w:rsidR="00741722" w:rsidRPr="00BB5369" w:rsidRDefault="00BB5369" w:rsidP="00E05270">
      <w:pPr>
        <w:pStyle w:val="Caption"/>
      </w:pPr>
      <w:bookmarkStart w:id="293" w:name="_Toc230475872"/>
      <w:r>
        <w:t>Bảng</w:t>
      </w:r>
      <w:r>
        <w:rPr>
          <w:lang w:val="en-US"/>
        </w:rPr>
        <w:t xml:space="preserve"> 4</w:t>
      </w:r>
      <w:r>
        <w:t>.</w:t>
      </w:r>
      <w:r>
        <w:fldChar w:fldCharType="begin"/>
      </w:r>
      <w:r>
        <w:instrText xml:space="preserve"> SEQ Bảng \* ARABIC \s 1 </w:instrText>
      </w:r>
      <w:r>
        <w:fldChar w:fldCharType="separate"/>
      </w:r>
      <w:r>
        <w:rPr>
          <w:noProof/>
        </w:rPr>
        <w:t>2</w:t>
      </w:r>
      <w:r>
        <w:rPr>
          <w:noProof/>
        </w:rPr>
        <w:fldChar w:fldCharType="end"/>
      </w:r>
      <w:r w:rsidR="001F0B14" w:rsidRPr="00BB5369">
        <w:t>:</w:t>
      </w:r>
      <w:r w:rsidR="00741722" w:rsidRPr="00BB5369">
        <w:t xml:space="preserve"> Thông số thiết bị kiểm thử Android</w:t>
      </w:r>
      <w:bookmarkEnd w:id="293"/>
    </w:p>
    <w:p w14:paraId="5F731CF0" w14:textId="77777777" w:rsidR="00741722" w:rsidRPr="00BB5369" w:rsidRDefault="00741722" w:rsidP="00E05270">
      <w:pPr>
        <w:pStyle w:val="Heading3"/>
        <w:spacing w:line="360" w:lineRule="auto"/>
        <w:rPr>
          <w:lang w:val="vi-VN"/>
        </w:rPr>
      </w:pPr>
      <w:bookmarkStart w:id="294" w:name="_Toc230475790"/>
      <w:r w:rsidRPr="00BB5369">
        <w:rPr>
          <w:lang w:val="vi-VN"/>
        </w:rPr>
        <w:t>4.1.3. Các plugin và thư viện sử dụng</w:t>
      </w:r>
      <w:bookmarkEnd w:id="294"/>
    </w:p>
    <w:p w14:paraId="0FE798A9" w14:textId="3C8D793A" w:rsidR="00741722" w:rsidRPr="00BB5369" w:rsidRDefault="00741722" w:rsidP="00E05270">
      <w:pPr>
        <w:spacing w:line="360" w:lineRule="auto"/>
        <w:ind w:left="360"/>
        <w:jc w:val="both"/>
      </w:pPr>
      <w:r w:rsidRPr="00BB5369">
        <w:t>Ngoài Unity Engine và C#, dự án sử dụng các plugin và thư viện bổ sung sau:</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4726"/>
      </w:tblGrid>
      <w:tr w:rsidR="00741722" w:rsidRPr="00741722" w14:paraId="719C6EE0" w14:textId="77777777" w:rsidTr="000D5264">
        <w:tc>
          <w:tcPr>
            <w:tcW w:w="2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42D84B02" w14:textId="77777777" w:rsidR="00741722" w:rsidRPr="00741722" w:rsidRDefault="00741722" w:rsidP="00E05270">
            <w:pPr>
              <w:spacing w:line="360" w:lineRule="auto"/>
              <w:jc w:val="center"/>
              <w:rPr>
                <w:lang w:val="en-US"/>
              </w:rPr>
            </w:pPr>
            <w:r w:rsidRPr="00741722">
              <w:rPr>
                <w:b/>
                <w:bCs/>
                <w:lang w:val="en-US"/>
              </w:rPr>
              <w:t>Plugin / Thư viện</w:t>
            </w:r>
          </w:p>
        </w:tc>
        <w:tc>
          <w:tcPr>
            <w:tcW w:w="1800"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7EC26DBB" w14:textId="77777777" w:rsidR="00741722" w:rsidRPr="00741722" w:rsidRDefault="00741722" w:rsidP="00E05270">
            <w:pPr>
              <w:spacing w:line="360" w:lineRule="auto"/>
              <w:jc w:val="center"/>
              <w:rPr>
                <w:lang w:val="en-US"/>
              </w:rPr>
            </w:pPr>
            <w:r w:rsidRPr="00741722">
              <w:rPr>
                <w:b/>
                <w:bCs/>
                <w:lang w:val="en-US"/>
              </w:rPr>
              <w:t>Phiên bản</w:t>
            </w:r>
          </w:p>
        </w:tc>
        <w:tc>
          <w:tcPr>
            <w:tcW w:w="4726"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03F88F41" w14:textId="77777777" w:rsidR="00741722" w:rsidRPr="00741722" w:rsidRDefault="00741722" w:rsidP="00E05270">
            <w:pPr>
              <w:spacing w:line="360" w:lineRule="auto"/>
              <w:jc w:val="center"/>
              <w:rPr>
                <w:lang w:val="en-US"/>
              </w:rPr>
            </w:pPr>
            <w:r w:rsidRPr="00741722">
              <w:rPr>
                <w:b/>
                <w:bCs/>
                <w:lang w:val="en-US"/>
              </w:rPr>
              <w:t>Chức năng</w:t>
            </w:r>
          </w:p>
        </w:tc>
      </w:tr>
      <w:tr w:rsidR="00741722" w:rsidRPr="00741722" w14:paraId="1AAD3F65"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9568568" w14:textId="77777777" w:rsidR="00741722" w:rsidRPr="00741722" w:rsidRDefault="00741722" w:rsidP="00E05270">
            <w:pPr>
              <w:spacing w:line="360" w:lineRule="auto"/>
              <w:rPr>
                <w:lang w:val="en-US"/>
              </w:rPr>
            </w:pPr>
            <w:r w:rsidRPr="00741722">
              <w:rPr>
                <w:lang w:val="en-US"/>
              </w:rPr>
              <w:t>A* Pathfinding Project</w:t>
            </w:r>
          </w:p>
        </w:tc>
        <w:tc>
          <w:tcPr>
            <w:tcW w:w="18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748AE57" w14:textId="77777777" w:rsidR="00741722" w:rsidRPr="00741722" w:rsidRDefault="00741722" w:rsidP="00E05270">
            <w:pPr>
              <w:spacing w:line="360" w:lineRule="auto"/>
              <w:jc w:val="center"/>
              <w:rPr>
                <w:lang w:val="en-US"/>
              </w:rPr>
            </w:pPr>
            <w:r w:rsidRPr="00741722">
              <w:rPr>
                <w:lang w:val="en-US"/>
              </w:rPr>
              <w:t>4.3.x</w:t>
            </w:r>
          </w:p>
        </w:tc>
        <w:tc>
          <w:tcPr>
            <w:tcW w:w="47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A5504FE" w14:textId="77777777" w:rsidR="00741722" w:rsidRPr="00741722" w:rsidRDefault="00741722" w:rsidP="00E05270">
            <w:pPr>
              <w:spacing w:line="360" w:lineRule="auto"/>
              <w:rPr>
                <w:lang w:val="en-US"/>
              </w:rPr>
            </w:pPr>
            <w:r w:rsidRPr="00741722">
              <w:rPr>
                <w:lang w:val="en-US"/>
              </w:rPr>
              <w:t>Tìm đường AI cho kẻ địch, cung cấp Seeker, AIPath, AILerp, NavGraph</w:t>
            </w:r>
          </w:p>
        </w:tc>
      </w:tr>
      <w:tr w:rsidR="00741722" w:rsidRPr="00741722" w14:paraId="1542E23D"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365C53C" w14:textId="77777777" w:rsidR="00741722" w:rsidRPr="00741722" w:rsidRDefault="00741722" w:rsidP="00E05270">
            <w:pPr>
              <w:spacing w:line="360" w:lineRule="auto"/>
              <w:rPr>
                <w:lang w:val="en-US"/>
              </w:rPr>
            </w:pPr>
            <w:r w:rsidRPr="00741722">
              <w:rPr>
                <w:lang w:val="en-US"/>
              </w:rPr>
              <w:t>Unity New Input System</w:t>
            </w:r>
          </w:p>
        </w:tc>
        <w:tc>
          <w:tcPr>
            <w:tcW w:w="18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24C4378" w14:textId="77777777" w:rsidR="00741722" w:rsidRPr="00741722" w:rsidRDefault="00741722" w:rsidP="00E05270">
            <w:pPr>
              <w:spacing w:line="360" w:lineRule="auto"/>
              <w:jc w:val="center"/>
              <w:rPr>
                <w:lang w:val="en-US"/>
              </w:rPr>
            </w:pPr>
            <w:r w:rsidRPr="00741722">
              <w:rPr>
                <w:lang w:val="en-US"/>
              </w:rPr>
              <w:t>1.3.x</w:t>
            </w:r>
          </w:p>
        </w:tc>
        <w:tc>
          <w:tcPr>
            <w:tcW w:w="47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2C54708" w14:textId="77777777" w:rsidR="00741722" w:rsidRPr="00741722" w:rsidRDefault="00741722" w:rsidP="00E05270">
            <w:pPr>
              <w:spacing w:line="360" w:lineRule="auto"/>
              <w:rPr>
                <w:lang w:val="en-US"/>
              </w:rPr>
            </w:pPr>
            <w:r w:rsidRPr="00741722">
              <w:rPr>
                <w:lang w:val="en-US"/>
              </w:rPr>
              <w:t>Quản lý input đa nền tảng qua InputMaster.inputactions</w:t>
            </w:r>
          </w:p>
        </w:tc>
      </w:tr>
      <w:tr w:rsidR="00741722" w:rsidRPr="00741722" w14:paraId="4356627E"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1EDFA07" w14:textId="77777777" w:rsidR="00741722" w:rsidRPr="00741722" w:rsidRDefault="00741722" w:rsidP="00E05270">
            <w:pPr>
              <w:spacing w:line="360" w:lineRule="auto"/>
              <w:rPr>
                <w:lang w:val="en-US"/>
              </w:rPr>
            </w:pPr>
            <w:r w:rsidRPr="00741722">
              <w:rPr>
                <w:lang w:val="en-US"/>
              </w:rPr>
              <w:t>Cinemachine</w:t>
            </w:r>
          </w:p>
        </w:tc>
        <w:tc>
          <w:tcPr>
            <w:tcW w:w="18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19DBD67" w14:textId="77777777" w:rsidR="00741722" w:rsidRPr="00741722" w:rsidRDefault="00741722" w:rsidP="00E05270">
            <w:pPr>
              <w:spacing w:line="360" w:lineRule="auto"/>
              <w:jc w:val="center"/>
              <w:rPr>
                <w:lang w:val="en-US"/>
              </w:rPr>
            </w:pPr>
            <w:r w:rsidRPr="00741722">
              <w:rPr>
                <w:lang w:val="en-US"/>
              </w:rPr>
              <w:t>2.8.x</w:t>
            </w:r>
          </w:p>
        </w:tc>
        <w:tc>
          <w:tcPr>
            <w:tcW w:w="47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B77F09B" w14:textId="77777777" w:rsidR="00741722" w:rsidRPr="00741722" w:rsidRDefault="00741722" w:rsidP="00E05270">
            <w:pPr>
              <w:spacing w:line="360" w:lineRule="auto"/>
              <w:rPr>
                <w:lang w:val="en-US"/>
              </w:rPr>
            </w:pPr>
            <w:r w:rsidRPr="00741722">
              <w:rPr>
                <w:lang w:val="en-US"/>
              </w:rPr>
              <w:t>Camera theo dõi nhân vật mượt mà, screen shake</w:t>
            </w:r>
          </w:p>
        </w:tc>
      </w:tr>
      <w:tr w:rsidR="00741722" w:rsidRPr="00741722" w14:paraId="7361F43D"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40D6319" w14:textId="77777777" w:rsidR="00741722" w:rsidRPr="00741722" w:rsidRDefault="00741722" w:rsidP="00E05270">
            <w:pPr>
              <w:spacing w:line="360" w:lineRule="auto"/>
              <w:rPr>
                <w:lang w:val="en-US"/>
              </w:rPr>
            </w:pPr>
            <w:r w:rsidRPr="00741722">
              <w:rPr>
                <w:lang w:val="en-US"/>
              </w:rPr>
              <w:t>TextMeshPro</w:t>
            </w:r>
          </w:p>
        </w:tc>
        <w:tc>
          <w:tcPr>
            <w:tcW w:w="18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09FA26D" w14:textId="77777777" w:rsidR="00741722" w:rsidRPr="00741722" w:rsidRDefault="00741722" w:rsidP="00E05270">
            <w:pPr>
              <w:spacing w:line="360" w:lineRule="auto"/>
              <w:jc w:val="center"/>
              <w:rPr>
                <w:lang w:val="en-US"/>
              </w:rPr>
            </w:pPr>
            <w:r w:rsidRPr="00741722">
              <w:rPr>
                <w:lang w:val="en-US"/>
              </w:rPr>
              <w:t>3.0.x</w:t>
            </w:r>
          </w:p>
        </w:tc>
        <w:tc>
          <w:tcPr>
            <w:tcW w:w="47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7272277" w14:textId="77777777" w:rsidR="00741722" w:rsidRPr="00741722" w:rsidRDefault="00741722" w:rsidP="00E05270">
            <w:pPr>
              <w:spacing w:line="360" w:lineRule="auto"/>
              <w:rPr>
                <w:lang w:val="en-US"/>
              </w:rPr>
            </w:pPr>
            <w:r w:rsidRPr="00741722">
              <w:rPr>
                <w:lang w:val="en-US"/>
              </w:rPr>
              <w:t>Hiển thị UI text chất lượng cao trên mọi độ phân giải</w:t>
            </w:r>
          </w:p>
        </w:tc>
      </w:tr>
      <w:tr w:rsidR="00741722" w:rsidRPr="00741722" w14:paraId="6D9A13CF"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FE3AD2B" w14:textId="77777777" w:rsidR="00741722" w:rsidRPr="00741722" w:rsidRDefault="00741722" w:rsidP="00E05270">
            <w:pPr>
              <w:spacing w:line="360" w:lineRule="auto"/>
              <w:rPr>
                <w:lang w:val="en-US"/>
              </w:rPr>
            </w:pPr>
            <w:r w:rsidRPr="00741722">
              <w:rPr>
                <w:lang w:val="en-US"/>
              </w:rPr>
              <w:t>Universal Render Pipeline (URP)</w:t>
            </w:r>
          </w:p>
        </w:tc>
        <w:tc>
          <w:tcPr>
            <w:tcW w:w="18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C76F867" w14:textId="77777777" w:rsidR="00741722" w:rsidRPr="00741722" w:rsidRDefault="00741722" w:rsidP="00E05270">
            <w:pPr>
              <w:spacing w:line="360" w:lineRule="auto"/>
              <w:jc w:val="center"/>
              <w:rPr>
                <w:lang w:val="en-US"/>
              </w:rPr>
            </w:pPr>
            <w:r w:rsidRPr="00741722">
              <w:rPr>
                <w:lang w:val="en-US"/>
              </w:rPr>
              <w:t>12.x</w:t>
            </w:r>
          </w:p>
        </w:tc>
        <w:tc>
          <w:tcPr>
            <w:tcW w:w="47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B246095" w14:textId="77777777" w:rsidR="00741722" w:rsidRPr="00741722" w:rsidRDefault="00741722" w:rsidP="00E05270">
            <w:pPr>
              <w:spacing w:line="360" w:lineRule="auto"/>
              <w:rPr>
                <w:lang w:val="en-US"/>
              </w:rPr>
            </w:pPr>
            <w:r w:rsidRPr="00741722">
              <w:rPr>
                <w:lang w:val="en-US"/>
              </w:rPr>
              <w:t>Render pipeline với Post Processing (Global Volume, PPVolumeController)</w:t>
            </w:r>
          </w:p>
        </w:tc>
      </w:tr>
    </w:tbl>
    <w:p w14:paraId="7D98C002" w14:textId="0C85B75B" w:rsidR="00741722" w:rsidRPr="001F0B14" w:rsidRDefault="00BB5369" w:rsidP="00E05270">
      <w:pPr>
        <w:pStyle w:val="Caption"/>
      </w:pPr>
      <w:bookmarkStart w:id="295" w:name="_Toc230475873"/>
      <w:r>
        <w:t>Bảng</w:t>
      </w:r>
      <w:r w:rsidRPr="00BB5369">
        <w:t xml:space="preserve"> 4</w:t>
      </w:r>
      <w:r>
        <w:t>.</w:t>
      </w:r>
      <w:r>
        <w:fldChar w:fldCharType="begin"/>
      </w:r>
      <w:r>
        <w:instrText xml:space="preserve"> SEQ Bảng \* ARABIC \s 1 </w:instrText>
      </w:r>
      <w:r>
        <w:fldChar w:fldCharType="separate"/>
      </w:r>
      <w:r>
        <w:rPr>
          <w:noProof/>
        </w:rPr>
        <w:t>3</w:t>
      </w:r>
      <w:r>
        <w:rPr>
          <w:noProof/>
        </w:rPr>
        <w:fldChar w:fldCharType="end"/>
      </w:r>
      <w:r w:rsidRPr="00BB5369">
        <w:t xml:space="preserve">: </w:t>
      </w:r>
      <w:r w:rsidR="00741722" w:rsidRPr="001F0B14">
        <w:t>Danh sách plugin và thư viện sử dụng</w:t>
      </w:r>
      <w:bookmarkEnd w:id="295"/>
    </w:p>
    <w:p w14:paraId="680AFB05" w14:textId="77777777" w:rsidR="00741722" w:rsidRPr="005270A0" w:rsidRDefault="00741722" w:rsidP="00E05270">
      <w:pPr>
        <w:pStyle w:val="Heading2"/>
        <w:spacing w:line="360" w:lineRule="auto"/>
        <w:rPr>
          <w:lang w:val="vi-VN"/>
        </w:rPr>
      </w:pPr>
      <w:bookmarkStart w:id="296" w:name="_Toc230475791"/>
      <w:r w:rsidRPr="005270A0">
        <w:rPr>
          <w:lang w:val="vi-VN"/>
        </w:rPr>
        <w:lastRenderedPageBreak/>
        <w:t>4.2. Triển khai hệ thống nhân vật (Player.cs)</w:t>
      </w:r>
      <w:bookmarkEnd w:id="296"/>
    </w:p>
    <w:p w14:paraId="084CD70C" w14:textId="77777777" w:rsidR="00741722" w:rsidRPr="00741722" w:rsidRDefault="00741722" w:rsidP="00E05270">
      <w:pPr>
        <w:pStyle w:val="Heading3"/>
        <w:spacing w:line="360" w:lineRule="auto"/>
      </w:pPr>
      <w:bookmarkStart w:id="297" w:name="_Toc230475792"/>
      <w:r w:rsidRPr="00741722">
        <w:t>4.2.1. Kiến trúc tổng thể của Player.cs</w:t>
      </w:r>
      <w:bookmarkEnd w:id="297"/>
    </w:p>
    <w:p w14:paraId="06E28DE0" w14:textId="77777777" w:rsidR="00741722" w:rsidRPr="00741722" w:rsidRDefault="00741722" w:rsidP="00E05270">
      <w:pPr>
        <w:spacing w:line="360" w:lineRule="auto"/>
        <w:ind w:firstLine="720"/>
        <w:rPr>
          <w:lang w:val="en-US"/>
        </w:rPr>
      </w:pPr>
      <w:r w:rsidRPr="00741722">
        <w:rPr>
          <w:lang w:val="en-US"/>
        </w:rPr>
        <w:t>Script Player.cs là script trung tâm điều khiển nhân vật Tenroh, được tổ chức thành 5 region rõ ràng để dễ bảo trì: Variables (khai báo biến), Unity Callbacks (Awake, OnEnable, Update), Main Functions (các hàm xử lý chính), Sub Functions (hàm hỗ trợ), Animation Events (callback từ Animator) và Coroutines (các coroutine bất đồng bộ).</w:t>
      </w:r>
    </w:p>
    <w:p w14:paraId="38248DD0" w14:textId="77777777" w:rsidR="00741722" w:rsidRPr="00741722" w:rsidRDefault="00741722" w:rsidP="00E05270">
      <w:pPr>
        <w:spacing w:line="360" w:lineRule="auto"/>
        <w:ind w:firstLine="360"/>
        <w:rPr>
          <w:lang w:val="en-US"/>
        </w:rPr>
      </w:pPr>
      <w:r w:rsidRPr="00741722">
        <w:rPr>
          <w:lang w:val="en-US"/>
        </w:rPr>
        <w:t>Nhân vật sử dụng mô hình Singleton (Player.instance) và DontDestroyOnLoad để tồn tại xuyên suốt các scene. Khi Awake() được gọi, script khởi tạo InputMaster và lấy dữ liệu playerData từ GameMaster.instance:</w:t>
      </w:r>
    </w:p>
    <w:p w14:paraId="6D613EB3" w14:textId="77777777" w:rsidR="00741722" w:rsidRPr="00741722" w:rsidRDefault="00741722" w:rsidP="00E05270">
      <w:pPr>
        <w:spacing w:line="360" w:lineRule="auto"/>
        <w:ind w:left="360"/>
        <w:jc w:val="both"/>
        <w:rPr>
          <w:lang w:val="en-US"/>
        </w:rPr>
      </w:pPr>
      <w:r w:rsidRPr="00741722">
        <w:rPr>
          <w:lang w:val="en-US"/>
        </w:rPr>
        <w:t xml:space="preserve"> </w:t>
      </w:r>
    </w:p>
    <w:p w14:paraId="46AF4693" w14:textId="77777777" w:rsidR="00741722" w:rsidRPr="00741722" w:rsidRDefault="00741722" w:rsidP="00E05270">
      <w:pPr>
        <w:spacing w:line="360" w:lineRule="auto"/>
        <w:ind w:left="360"/>
        <w:jc w:val="both"/>
        <w:rPr>
          <w:lang w:val="en-US"/>
        </w:rPr>
      </w:pPr>
      <w:r w:rsidRPr="00741722">
        <w:rPr>
          <w:lang w:val="en-US"/>
        </w:rPr>
        <w:t>private void Awake()</w:t>
      </w:r>
    </w:p>
    <w:p w14:paraId="4D333E75" w14:textId="77777777" w:rsidR="00741722" w:rsidRPr="00741722" w:rsidRDefault="00741722" w:rsidP="00E05270">
      <w:pPr>
        <w:spacing w:line="360" w:lineRule="auto"/>
        <w:ind w:left="360"/>
        <w:jc w:val="both"/>
        <w:rPr>
          <w:lang w:val="en-US"/>
        </w:rPr>
      </w:pPr>
      <w:r w:rsidRPr="00741722">
        <w:rPr>
          <w:lang w:val="en-US"/>
        </w:rPr>
        <w:t>{</w:t>
      </w:r>
    </w:p>
    <w:p w14:paraId="41EFEC2A" w14:textId="77777777" w:rsidR="00741722" w:rsidRPr="00741722" w:rsidRDefault="00741722" w:rsidP="00E05270">
      <w:pPr>
        <w:spacing w:line="360" w:lineRule="auto"/>
        <w:ind w:left="360"/>
        <w:jc w:val="both"/>
        <w:rPr>
          <w:lang w:val="en-US"/>
        </w:rPr>
      </w:pPr>
      <w:r w:rsidRPr="00741722">
        <w:rPr>
          <w:lang w:val="en-US"/>
        </w:rPr>
        <w:t xml:space="preserve">    if (!instance)</w:t>
      </w:r>
    </w:p>
    <w:p w14:paraId="2C43E30C" w14:textId="77777777" w:rsidR="00741722" w:rsidRPr="00741722" w:rsidRDefault="00741722" w:rsidP="00E05270">
      <w:pPr>
        <w:spacing w:line="360" w:lineRule="auto"/>
        <w:ind w:left="360"/>
        <w:jc w:val="both"/>
        <w:rPr>
          <w:lang w:val="en-US"/>
        </w:rPr>
      </w:pPr>
      <w:r w:rsidRPr="00741722">
        <w:rPr>
          <w:lang w:val="en-US"/>
        </w:rPr>
        <w:t xml:space="preserve">    {</w:t>
      </w:r>
    </w:p>
    <w:p w14:paraId="436A0A64" w14:textId="77777777" w:rsidR="00741722" w:rsidRPr="00741722" w:rsidRDefault="00741722" w:rsidP="00E05270">
      <w:pPr>
        <w:spacing w:line="360" w:lineRule="auto"/>
        <w:ind w:left="360"/>
        <w:jc w:val="both"/>
        <w:rPr>
          <w:lang w:val="en-US"/>
        </w:rPr>
      </w:pPr>
      <w:r w:rsidRPr="00741722">
        <w:rPr>
          <w:lang w:val="en-US"/>
        </w:rPr>
        <w:t xml:space="preserve">        instance = this;</w:t>
      </w:r>
    </w:p>
    <w:p w14:paraId="561D7FA9" w14:textId="77777777" w:rsidR="00741722" w:rsidRPr="00741722" w:rsidRDefault="00741722" w:rsidP="00E05270">
      <w:pPr>
        <w:spacing w:line="360" w:lineRule="auto"/>
        <w:ind w:left="360"/>
        <w:jc w:val="both"/>
        <w:rPr>
          <w:lang w:val="en-US"/>
        </w:rPr>
      </w:pPr>
      <w:r w:rsidRPr="00741722">
        <w:rPr>
          <w:lang w:val="en-US"/>
        </w:rPr>
        <w:t xml:space="preserve">        inputMaster = new InputMaster();</w:t>
      </w:r>
    </w:p>
    <w:p w14:paraId="44B74E5C" w14:textId="77777777" w:rsidR="00741722" w:rsidRPr="00741722" w:rsidRDefault="00741722" w:rsidP="00E05270">
      <w:pPr>
        <w:spacing w:line="360" w:lineRule="auto"/>
        <w:ind w:left="360"/>
        <w:jc w:val="both"/>
        <w:rPr>
          <w:lang w:val="en-US"/>
        </w:rPr>
      </w:pPr>
      <w:r w:rsidRPr="00741722">
        <w:rPr>
          <w:lang w:val="en-US"/>
        </w:rPr>
        <w:t xml:space="preserve">        playerStat = GameMaster.instance.playerData;</w:t>
      </w:r>
    </w:p>
    <w:p w14:paraId="474602B4" w14:textId="77777777" w:rsidR="00741722" w:rsidRPr="00741722" w:rsidRDefault="00741722" w:rsidP="00E05270">
      <w:pPr>
        <w:spacing w:line="360" w:lineRule="auto"/>
        <w:ind w:left="360"/>
        <w:jc w:val="both"/>
        <w:rPr>
          <w:lang w:val="en-US"/>
        </w:rPr>
      </w:pPr>
      <w:r w:rsidRPr="00741722">
        <w:rPr>
          <w:lang w:val="en-US"/>
        </w:rPr>
        <w:t xml:space="preserve">        DontDestroyOnLoad(this.gameObject);</w:t>
      </w:r>
    </w:p>
    <w:p w14:paraId="63E280B7" w14:textId="77777777" w:rsidR="00741722" w:rsidRPr="00741722" w:rsidRDefault="00741722" w:rsidP="00E05270">
      <w:pPr>
        <w:spacing w:line="360" w:lineRule="auto"/>
        <w:ind w:left="360"/>
        <w:jc w:val="both"/>
        <w:rPr>
          <w:lang w:val="en-US"/>
        </w:rPr>
      </w:pPr>
      <w:r w:rsidRPr="00741722">
        <w:rPr>
          <w:lang w:val="en-US"/>
        </w:rPr>
        <w:t xml:space="preserve">    }</w:t>
      </w:r>
    </w:p>
    <w:p w14:paraId="0370D7B5" w14:textId="77777777" w:rsidR="00741722" w:rsidRPr="00741722" w:rsidRDefault="00741722" w:rsidP="00E05270">
      <w:pPr>
        <w:spacing w:line="360" w:lineRule="auto"/>
        <w:ind w:left="360"/>
        <w:jc w:val="both"/>
        <w:rPr>
          <w:lang w:val="en-US"/>
        </w:rPr>
      </w:pPr>
      <w:r w:rsidRPr="00741722">
        <w:rPr>
          <w:lang w:val="en-US"/>
        </w:rPr>
        <w:t xml:space="preserve">    else Destroy(this.gameObject);</w:t>
      </w:r>
    </w:p>
    <w:p w14:paraId="1B0FEB76" w14:textId="77777777" w:rsidR="00741722" w:rsidRPr="00741722" w:rsidRDefault="00741722" w:rsidP="00E05270">
      <w:pPr>
        <w:spacing w:line="360" w:lineRule="auto"/>
        <w:ind w:left="360"/>
        <w:jc w:val="both"/>
        <w:rPr>
          <w:lang w:val="en-US"/>
        </w:rPr>
      </w:pPr>
      <w:r w:rsidRPr="00741722">
        <w:rPr>
          <w:lang w:val="en-US"/>
        </w:rPr>
        <w:t>}</w:t>
      </w:r>
    </w:p>
    <w:p w14:paraId="4D0FDA3E" w14:textId="77777777" w:rsidR="00741722" w:rsidRPr="00741722" w:rsidRDefault="00741722" w:rsidP="00E05270">
      <w:pPr>
        <w:pStyle w:val="Heading3"/>
        <w:spacing w:line="360" w:lineRule="auto"/>
      </w:pPr>
      <w:bookmarkStart w:id="298" w:name="_Toc230475793"/>
      <w:r w:rsidRPr="00741722">
        <w:t>4.2.2. Hệ thống di chuyển và nhảy</w:t>
      </w:r>
      <w:bookmarkEnd w:id="298"/>
    </w:p>
    <w:p w14:paraId="7434633F" w14:textId="77777777" w:rsidR="00741722" w:rsidRPr="00741722" w:rsidRDefault="00741722" w:rsidP="00E05270">
      <w:pPr>
        <w:pStyle w:val="Caption"/>
        <w:rPr>
          <w:lang w:val="en-US"/>
        </w:rPr>
      </w:pPr>
      <w:r w:rsidRPr="00741722">
        <w:rPr>
          <w:lang w:val="en-US"/>
        </w:rPr>
        <w:t>Hàm HandleMovement() đọc input từ InputMaster.Gameplay.Movement dưới dạng Vector2, hỗ trợ cả bàn phím/gamepad và mobile input. Tốc độ di chuyển được điều chỉnh qua speedModifier để xử lý trạng thái bị làm chậm (isSlowed):</w:t>
      </w:r>
    </w:p>
    <w:p w14:paraId="18D06937" w14:textId="77777777" w:rsidR="00741722" w:rsidRPr="00741722" w:rsidRDefault="00741722" w:rsidP="00E05270">
      <w:pPr>
        <w:spacing w:line="360" w:lineRule="auto"/>
        <w:ind w:left="360"/>
        <w:jc w:val="both"/>
        <w:rPr>
          <w:lang w:val="en-US"/>
        </w:rPr>
      </w:pPr>
      <w:r w:rsidRPr="00741722">
        <w:rPr>
          <w:lang w:val="en-US"/>
        </w:rPr>
        <w:t xml:space="preserve"> </w:t>
      </w:r>
    </w:p>
    <w:p w14:paraId="0E612A3E" w14:textId="77777777" w:rsidR="00741722" w:rsidRPr="00741722" w:rsidRDefault="00741722" w:rsidP="00E05270">
      <w:pPr>
        <w:spacing w:line="360" w:lineRule="auto"/>
        <w:ind w:left="360"/>
        <w:rPr>
          <w:lang w:val="en-US"/>
        </w:rPr>
      </w:pPr>
      <w:r w:rsidRPr="00741722">
        <w:rPr>
          <w:lang w:val="en-US"/>
        </w:rPr>
        <w:lastRenderedPageBreak/>
        <w:t>private void HandleMovement()</w:t>
      </w:r>
    </w:p>
    <w:p w14:paraId="409E3609" w14:textId="77777777" w:rsidR="00741722" w:rsidRPr="00741722" w:rsidRDefault="00741722" w:rsidP="00E05270">
      <w:pPr>
        <w:spacing w:line="360" w:lineRule="auto"/>
        <w:ind w:left="360"/>
        <w:rPr>
          <w:lang w:val="en-US"/>
        </w:rPr>
      </w:pPr>
      <w:r w:rsidRPr="00741722">
        <w:rPr>
          <w:lang w:val="en-US"/>
        </w:rPr>
        <w:t>{</w:t>
      </w:r>
    </w:p>
    <w:p w14:paraId="108BC2E0" w14:textId="77777777" w:rsidR="00741722" w:rsidRPr="00741722" w:rsidRDefault="00741722" w:rsidP="00E05270">
      <w:pPr>
        <w:spacing w:line="360" w:lineRule="auto"/>
        <w:ind w:left="360"/>
        <w:rPr>
          <w:lang w:val="en-US"/>
        </w:rPr>
      </w:pPr>
      <w:r w:rsidRPr="00741722">
        <w:rPr>
          <w:lang w:val="en-US"/>
        </w:rPr>
        <w:t xml:space="preserve">    Vector2 direction = inputMaster.Gameplay.Movement.ReadValue&lt;Vector2&gt;();</w:t>
      </w:r>
    </w:p>
    <w:p w14:paraId="5CBFC96A" w14:textId="77777777" w:rsidR="00741722" w:rsidRPr="00741722" w:rsidRDefault="00741722" w:rsidP="00E05270">
      <w:pPr>
        <w:spacing w:line="360" w:lineRule="auto"/>
        <w:ind w:left="360"/>
        <w:rPr>
          <w:lang w:val="en-US"/>
        </w:rPr>
      </w:pPr>
      <w:r w:rsidRPr="00741722">
        <w:rPr>
          <w:lang w:val="en-US"/>
        </w:rPr>
        <w:t xml:space="preserve">    horInput = direction.x;</w:t>
      </w:r>
    </w:p>
    <w:p w14:paraId="449ED0A2" w14:textId="77777777" w:rsidR="00741722" w:rsidRPr="00741722" w:rsidRDefault="00741722" w:rsidP="00E05270">
      <w:pPr>
        <w:spacing w:line="360" w:lineRule="auto"/>
        <w:ind w:left="360"/>
        <w:rPr>
          <w:lang w:val="en-US"/>
        </w:rPr>
      </w:pPr>
      <w:r w:rsidRPr="00741722">
        <w:rPr>
          <w:lang w:val="en-US"/>
        </w:rPr>
        <w:t xml:space="preserve">    // Mobile input override nếu useMobileInput = true</w:t>
      </w:r>
    </w:p>
    <w:p w14:paraId="1BB6AAA0" w14:textId="77777777" w:rsidR="00741722" w:rsidRPr="00741722" w:rsidRDefault="00741722" w:rsidP="00E05270">
      <w:pPr>
        <w:spacing w:line="360" w:lineRule="auto"/>
        <w:ind w:left="360"/>
        <w:rPr>
          <w:lang w:val="en-US"/>
        </w:rPr>
      </w:pPr>
      <w:r w:rsidRPr="00741722">
        <w:rPr>
          <w:lang w:val="en-US"/>
        </w:rPr>
        <w:t xml:space="preserve">    float speedModifier = isSlowed ? 0.5f : 1f;</w:t>
      </w:r>
    </w:p>
    <w:p w14:paraId="5D7F73B4" w14:textId="401DACC5" w:rsidR="00741722" w:rsidRPr="00741722" w:rsidRDefault="00741722" w:rsidP="00E05270">
      <w:pPr>
        <w:spacing w:line="360" w:lineRule="auto"/>
        <w:ind w:left="360"/>
        <w:rPr>
          <w:lang w:val="en-US"/>
        </w:rPr>
      </w:pPr>
      <w:r w:rsidRPr="00741722">
        <w:rPr>
          <w:lang w:val="en-US"/>
        </w:rPr>
        <w:t xml:space="preserve">    rb.linearVelocity = new Vector2(horInput * playerStat.moveSpeed * speedModifier, rb.linearVelocity.y);</w:t>
      </w:r>
    </w:p>
    <w:p w14:paraId="7D8696A1" w14:textId="77777777" w:rsidR="00741722" w:rsidRPr="00741722" w:rsidRDefault="00741722" w:rsidP="00E05270">
      <w:pPr>
        <w:spacing w:line="360" w:lineRule="auto"/>
        <w:ind w:left="360"/>
        <w:rPr>
          <w:lang w:val="en-US"/>
        </w:rPr>
      </w:pPr>
      <w:r w:rsidRPr="00741722">
        <w:rPr>
          <w:lang w:val="en-US"/>
        </w:rPr>
        <w:t>}</w:t>
      </w:r>
    </w:p>
    <w:p w14:paraId="2F4DA150" w14:textId="77777777" w:rsidR="00741722" w:rsidRPr="00741722" w:rsidRDefault="00741722" w:rsidP="00E05270">
      <w:pPr>
        <w:spacing w:line="360" w:lineRule="auto"/>
        <w:ind w:left="360"/>
        <w:jc w:val="both"/>
        <w:rPr>
          <w:lang w:val="en-US"/>
        </w:rPr>
      </w:pPr>
      <w:r w:rsidRPr="00741722">
        <w:rPr>
          <w:lang w:val="en-US"/>
        </w:rPr>
        <w:t xml:space="preserve"> </w:t>
      </w:r>
    </w:p>
    <w:p w14:paraId="50325998" w14:textId="77777777" w:rsidR="00741722" w:rsidRPr="00741722" w:rsidRDefault="00741722" w:rsidP="00E05270">
      <w:pPr>
        <w:spacing w:line="360" w:lineRule="auto"/>
        <w:ind w:firstLine="360"/>
        <w:jc w:val="both"/>
        <w:rPr>
          <w:lang w:val="en-US"/>
        </w:rPr>
      </w:pPr>
      <w:r w:rsidRPr="00741722">
        <w:rPr>
          <w:lang w:val="en-US"/>
        </w:rPr>
        <w:t>Hệ thống nhảy (HandleJump) hỗ trợ biến thể nhảy giữ phím (variable jump height): khi người chơi giữ phím nhảy, jumpTimer duy trì lực đẩy lên. Khi thả phím, nhân vật rơi ngay lập tức. Cơ chế Coyote Time cho phép nhảy trong 0.2 giây sau khi rời khỏi mép nền tảng:</w:t>
      </w:r>
    </w:p>
    <w:p w14:paraId="36A40CC3" w14:textId="77777777" w:rsidR="00741722" w:rsidRPr="00741722" w:rsidRDefault="00741722" w:rsidP="00E05270">
      <w:pPr>
        <w:spacing w:line="360" w:lineRule="auto"/>
        <w:ind w:left="360"/>
        <w:jc w:val="both"/>
        <w:rPr>
          <w:lang w:val="en-US"/>
        </w:rPr>
      </w:pPr>
      <w:r w:rsidRPr="00741722">
        <w:rPr>
          <w:lang w:val="en-US"/>
        </w:rPr>
        <w:t xml:space="preserve"> </w:t>
      </w:r>
    </w:p>
    <w:p w14:paraId="4E8A67EF" w14:textId="77777777" w:rsidR="00741722" w:rsidRPr="00741722" w:rsidRDefault="00741722" w:rsidP="00E05270">
      <w:pPr>
        <w:spacing w:line="360" w:lineRule="auto"/>
        <w:ind w:left="360"/>
        <w:jc w:val="both"/>
        <w:rPr>
          <w:lang w:val="en-US"/>
        </w:rPr>
      </w:pPr>
      <w:r w:rsidRPr="00741722">
        <w:rPr>
          <w:lang w:val="en-US"/>
        </w:rPr>
        <w:t>if (jumpAction.WasPressedThisFrame() || mobileJumpPressed)</w:t>
      </w:r>
    </w:p>
    <w:p w14:paraId="2EC22686" w14:textId="77777777" w:rsidR="00741722" w:rsidRPr="00741722" w:rsidRDefault="00741722" w:rsidP="00E05270">
      <w:pPr>
        <w:spacing w:line="360" w:lineRule="auto"/>
        <w:ind w:left="360"/>
        <w:jc w:val="both"/>
        <w:rPr>
          <w:lang w:val="en-US"/>
        </w:rPr>
      </w:pPr>
      <w:r w:rsidRPr="00741722">
        <w:rPr>
          <w:lang w:val="en-US"/>
        </w:rPr>
        <w:t>{</w:t>
      </w:r>
    </w:p>
    <w:p w14:paraId="694CAF54" w14:textId="77777777" w:rsidR="00741722" w:rsidRPr="00741722" w:rsidRDefault="00741722" w:rsidP="00E05270">
      <w:pPr>
        <w:spacing w:line="360" w:lineRule="auto"/>
        <w:ind w:left="360"/>
        <w:jc w:val="both"/>
        <w:rPr>
          <w:lang w:val="en-US"/>
        </w:rPr>
      </w:pPr>
      <w:r w:rsidRPr="00741722">
        <w:rPr>
          <w:lang w:val="en-US"/>
        </w:rPr>
        <w:t xml:space="preserve">    if (isGrounded || isLedgeGrabbing || coyoteAirTimer &lt;= coyoteTime)</w:t>
      </w:r>
    </w:p>
    <w:p w14:paraId="3DEF22C0" w14:textId="77777777" w:rsidR="00741722" w:rsidRPr="00741722" w:rsidRDefault="00741722" w:rsidP="00E05270">
      <w:pPr>
        <w:spacing w:line="360" w:lineRule="auto"/>
        <w:ind w:left="360"/>
        <w:jc w:val="both"/>
        <w:rPr>
          <w:lang w:val="en-US"/>
        </w:rPr>
      </w:pPr>
      <w:r w:rsidRPr="00741722">
        <w:rPr>
          <w:lang w:val="en-US"/>
        </w:rPr>
        <w:t xml:space="preserve">        Jump(); // Nhảy từ đất hoặc trong coyote window</w:t>
      </w:r>
    </w:p>
    <w:p w14:paraId="1A14F58C" w14:textId="77777777" w:rsidR="00741722" w:rsidRPr="00741722" w:rsidRDefault="00741722" w:rsidP="00E05270">
      <w:pPr>
        <w:spacing w:line="360" w:lineRule="auto"/>
        <w:ind w:left="360"/>
        <w:jc w:val="both"/>
        <w:rPr>
          <w:lang w:val="en-US"/>
        </w:rPr>
      </w:pPr>
      <w:r w:rsidRPr="00741722">
        <w:rPr>
          <w:lang w:val="en-US"/>
        </w:rPr>
        <w:t xml:space="preserve">    else if (jumpCount &gt; 0) { Jump(); jumpCount--; } // Extra jump</w:t>
      </w:r>
    </w:p>
    <w:p w14:paraId="311CAE83" w14:textId="77777777" w:rsidR="00741722" w:rsidRPr="00741722" w:rsidRDefault="00741722" w:rsidP="00E05270">
      <w:pPr>
        <w:spacing w:line="360" w:lineRule="auto"/>
        <w:ind w:left="360"/>
        <w:jc w:val="both"/>
        <w:rPr>
          <w:lang w:val="en-US"/>
        </w:rPr>
      </w:pPr>
      <w:r w:rsidRPr="00741722">
        <w:rPr>
          <w:lang w:val="en-US"/>
        </w:rPr>
        <w:t>}</w:t>
      </w:r>
    </w:p>
    <w:p w14:paraId="345FA956" w14:textId="77777777" w:rsidR="00741722" w:rsidRPr="00741722" w:rsidRDefault="00741722" w:rsidP="00E05270">
      <w:pPr>
        <w:spacing w:line="360" w:lineRule="auto"/>
        <w:ind w:left="360"/>
        <w:jc w:val="both"/>
        <w:rPr>
          <w:lang w:val="en-US"/>
        </w:rPr>
      </w:pPr>
      <w:r w:rsidRPr="00741722">
        <w:rPr>
          <w:lang w:val="en-US"/>
        </w:rPr>
        <w:t xml:space="preserve"> </w:t>
      </w:r>
    </w:p>
    <w:p w14:paraId="54F02899" w14:textId="77777777" w:rsidR="00741722" w:rsidRPr="00741722" w:rsidRDefault="00741722" w:rsidP="00E05270">
      <w:pPr>
        <w:pStyle w:val="Heading3"/>
        <w:spacing w:line="360" w:lineRule="auto"/>
      </w:pPr>
      <w:bookmarkStart w:id="299" w:name="_Toc230475794"/>
      <w:r w:rsidRPr="00741722">
        <w:t>4.2.3. Hệ thống chiến đấu đa dạng</w:t>
      </w:r>
      <w:bookmarkEnd w:id="299"/>
    </w:p>
    <w:p w14:paraId="1C52660D" w14:textId="77777777" w:rsidR="00741722" w:rsidRPr="00741722" w:rsidRDefault="00741722" w:rsidP="00E05270">
      <w:pPr>
        <w:spacing w:line="360" w:lineRule="auto"/>
        <w:ind w:firstLine="360"/>
        <w:rPr>
          <w:lang w:val="en-US"/>
        </w:rPr>
      </w:pPr>
      <w:r w:rsidRPr="00741722">
        <w:rPr>
          <w:lang w:val="en-US"/>
        </w:rPr>
        <w:t>Player.cs triển khai 5 kiểu tấn công khác nhau, tất cả đều được điều khiển bởi InputMaster:</w:t>
      </w:r>
    </w:p>
    <w:p w14:paraId="2021CCDA" w14:textId="77777777" w:rsidR="00741722" w:rsidRPr="00741722" w:rsidRDefault="00741722" w:rsidP="00E05270">
      <w:pPr>
        <w:spacing w:line="360" w:lineRule="auto"/>
        <w:ind w:left="360"/>
        <w:jc w:val="both"/>
        <w:rPr>
          <w:lang w:val="en-US"/>
        </w:rPr>
      </w:pPr>
      <w:r w:rsidRPr="00741722">
        <w:rPr>
          <w:lang w:val="en-US"/>
        </w:rPr>
        <w:t xml:space="preserve"> </w:t>
      </w:r>
    </w:p>
    <w:p w14:paraId="4BBC8FA7" w14:textId="77777777" w:rsidR="00741722" w:rsidRPr="00741722" w:rsidRDefault="00741722" w:rsidP="00E05270">
      <w:pPr>
        <w:numPr>
          <w:ilvl w:val="0"/>
          <w:numId w:val="56"/>
        </w:numPr>
        <w:spacing w:line="360" w:lineRule="auto"/>
        <w:rPr>
          <w:lang w:val="en-US"/>
        </w:rPr>
      </w:pPr>
      <w:r w:rsidRPr="00741722">
        <w:rPr>
          <w:lang w:val="en-US"/>
        </w:rPr>
        <w:lastRenderedPageBreak/>
        <w:t>Tấn công thường (HandleAttack): Đòn tấn công ngang cơ bản. Nếu verInput &gt;= 0.1f thực hiện đòn đánh lên (attackUp trigger). Nếu verInput &lt;= -0.1f và không chạm đất thực hiện Pogo Attack (đâm xuống). Mỗi đòn tạo ra một PlayerSlash prefab với hitbox riêng.</w:t>
      </w:r>
    </w:p>
    <w:p w14:paraId="1BDFC5F3" w14:textId="77777777" w:rsidR="00741722" w:rsidRPr="00741722" w:rsidRDefault="00741722" w:rsidP="00E05270">
      <w:pPr>
        <w:numPr>
          <w:ilvl w:val="0"/>
          <w:numId w:val="56"/>
        </w:numPr>
        <w:spacing w:line="360" w:lineRule="auto"/>
        <w:rPr>
          <w:lang w:val="en-US"/>
        </w:rPr>
      </w:pPr>
      <w:r w:rsidRPr="00741722">
        <w:rPr>
          <w:lang w:val="en-US"/>
        </w:rPr>
        <w:t>Pogo Attack: Kết hợp tấn công và dash xuống theo đường chéo. Tạo pogoSlash và gọi Dash(true, dashDirection) với hướng chéo xuống. Khi trúng kẻ địch gọi AttackRecoil() để nhân vật nảy ngược lại.</w:t>
      </w:r>
    </w:p>
    <w:p w14:paraId="72B9AB4E" w14:textId="77777777" w:rsidR="00741722" w:rsidRPr="00741722" w:rsidRDefault="00741722" w:rsidP="00E05270">
      <w:pPr>
        <w:numPr>
          <w:ilvl w:val="0"/>
          <w:numId w:val="56"/>
        </w:numPr>
        <w:spacing w:line="360" w:lineRule="auto"/>
        <w:rPr>
          <w:lang w:val="en-US"/>
        </w:rPr>
      </w:pPr>
      <w:r w:rsidRPr="00741722">
        <w:rPr>
          <w:lang w:val="en-US"/>
        </w:rPr>
        <w:t>Dash (HandleDash): Lao nhanh theo hướng đang nhìn, tiêu 1 dashCount. Dash vô hiệu hóa trọng lực (rb.gravityScale = 0f) trong thời gian dashTime qua Coroutine.</w:t>
      </w:r>
    </w:p>
    <w:p w14:paraId="57EDB9BC" w14:textId="77777777" w:rsidR="00741722" w:rsidRPr="00741722" w:rsidRDefault="00741722" w:rsidP="00E05270">
      <w:pPr>
        <w:numPr>
          <w:ilvl w:val="0"/>
          <w:numId w:val="56"/>
        </w:numPr>
        <w:spacing w:line="360" w:lineRule="auto"/>
        <w:rPr>
          <w:lang w:val="en-US"/>
        </w:rPr>
      </w:pPr>
      <w:r w:rsidRPr="00741722">
        <w:rPr>
          <w:lang w:val="en-US"/>
        </w:rPr>
        <w:t>Dash Attack (HandleDashAttack): Kết hợp Dash và tấn công đồng thời, tạo dashSlash trong khi lao. Tiêu 1 dashCount.</w:t>
      </w:r>
    </w:p>
    <w:p w14:paraId="55FB3870" w14:textId="77777777" w:rsidR="00741722" w:rsidRPr="00741722" w:rsidRDefault="00741722" w:rsidP="00E05270">
      <w:pPr>
        <w:numPr>
          <w:ilvl w:val="0"/>
          <w:numId w:val="56"/>
        </w:numPr>
        <w:spacing w:line="360" w:lineRule="auto"/>
        <w:rPr>
          <w:lang w:val="en-US"/>
        </w:rPr>
      </w:pPr>
      <w:r w:rsidRPr="00741722">
        <w:rPr>
          <w:lang w:val="en-US"/>
        </w:rPr>
        <w:t>Parry + Riposte (HandleParry): Bấm Parry kích hoạt cửa sổ đỡ đòn (parryWindow giây). Nếu bị tấn công trong cửa sổ này, gọi ParryRipose(): đóng băng thời gian 0.35 giây rồi lao nhanh về phía trước với dashForce × 1.5 và gây sát thương xuyên thấu (piercing = true).</w:t>
      </w:r>
    </w:p>
    <w:p w14:paraId="21B1040B" w14:textId="77777777" w:rsidR="00741722" w:rsidRPr="00741722" w:rsidRDefault="00741722" w:rsidP="00E05270">
      <w:pPr>
        <w:spacing w:line="360" w:lineRule="auto"/>
        <w:ind w:left="360"/>
        <w:jc w:val="both"/>
        <w:rPr>
          <w:lang w:val="en-US"/>
        </w:rPr>
      </w:pPr>
      <w:r w:rsidRPr="00741722">
        <w:rPr>
          <w:lang w:val="en-US"/>
        </w:rPr>
        <w:t xml:space="preserve"> </w:t>
      </w:r>
    </w:p>
    <w:p w14:paraId="3B039864" w14:textId="77777777" w:rsidR="00D21D37" w:rsidRDefault="00D21D37" w:rsidP="00E05270">
      <w:pPr>
        <w:spacing w:line="360" w:lineRule="auto"/>
        <w:jc w:val="center"/>
        <w:rPr>
          <w:i/>
          <w:iCs/>
          <w:lang w:val="en-US"/>
        </w:rPr>
      </w:pPr>
      <w:r>
        <w:rPr>
          <w:noProof/>
        </w:rPr>
        <w:drawing>
          <wp:inline distT="0" distB="0" distL="0" distR="0" wp14:anchorId="77294D21" wp14:editId="13251F25">
            <wp:extent cx="3067050" cy="2731591"/>
            <wp:effectExtent l="0" t="0" r="0" b="0"/>
            <wp:docPr id="29503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35435" name=""/>
                    <pic:cNvPicPr/>
                  </pic:nvPicPr>
                  <pic:blipFill>
                    <a:blip r:embed="rId39"/>
                    <a:stretch>
                      <a:fillRect/>
                    </a:stretch>
                  </pic:blipFill>
                  <pic:spPr>
                    <a:xfrm>
                      <a:off x="0" y="0"/>
                      <a:ext cx="3072902" cy="2736803"/>
                    </a:xfrm>
                    <a:prstGeom prst="rect">
                      <a:avLst/>
                    </a:prstGeom>
                  </pic:spPr>
                </pic:pic>
              </a:graphicData>
            </a:graphic>
          </wp:inline>
        </w:drawing>
      </w:r>
    </w:p>
    <w:p w14:paraId="356673FC" w14:textId="09F44895" w:rsidR="00741722" w:rsidRPr="001F0B14" w:rsidRDefault="00BB5369" w:rsidP="00E05270">
      <w:pPr>
        <w:pStyle w:val="Caption"/>
      </w:pPr>
      <w:bookmarkStart w:id="300" w:name="_Toc229911245"/>
      <w:bookmarkStart w:id="301" w:name="_Toc230475852"/>
      <w:r>
        <w:t>Hình</w:t>
      </w:r>
      <w:r>
        <w:rPr>
          <w:lang w:val="en-US"/>
        </w:rPr>
        <w:t xml:space="preserve"> 4</w:t>
      </w:r>
      <w:r w:rsidR="00750E63">
        <w:t>.</w:t>
      </w:r>
      <w:r w:rsidR="00750E63">
        <w:fldChar w:fldCharType="begin"/>
      </w:r>
      <w:r w:rsidR="00750E63">
        <w:instrText xml:space="preserve"> SEQ Hình \* ARABIC \s 1 </w:instrText>
      </w:r>
      <w:r w:rsidR="00750E63">
        <w:fldChar w:fldCharType="separate"/>
      </w:r>
      <w:r w:rsidR="00750E63">
        <w:rPr>
          <w:noProof/>
        </w:rPr>
        <w:t>1</w:t>
      </w:r>
      <w:r w:rsidR="00750E63">
        <w:rPr>
          <w:noProof/>
        </w:rPr>
        <w:fldChar w:fldCharType="end"/>
      </w:r>
      <w:r w:rsidR="001F0B14" w:rsidRPr="001F0B14">
        <w:t>:</w:t>
      </w:r>
      <w:r w:rsidR="00741722" w:rsidRPr="001F0B14">
        <w:t xml:space="preserve"> Ảnh chụp màn hình nhân vật Tenroh trong gameplay thực tế</w:t>
      </w:r>
      <w:bookmarkEnd w:id="300"/>
      <w:bookmarkEnd w:id="301"/>
    </w:p>
    <w:p w14:paraId="367C61FD" w14:textId="77777777" w:rsidR="00741722" w:rsidRPr="005270A0" w:rsidRDefault="00741722" w:rsidP="00E05270">
      <w:pPr>
        <w:pStyle w:val="Heading3"/>
        <w:spacing w:line="360" w:lineRule="auto"/>
        <w:rPr>
          <w:lang w:val="vi-VN"/>
        </w:rPr>
      </w:pPr>
      <w:bookmarkStart w:id="302" w:name="_Toc230475795"/>
      <w:r w:rsidRPr="005270A0">
        <w:rPr>
          <w:lang w:val="vi-VN"/>
        </w:rPr>
        <w:lastRenderedPageBreak/>
        <w:t>4.2.4. Hệ thống Silk và kỹ năng đặc biệt</w:t>
      </w:r>
      <w:bookmarkEnd w:id="302"/>
    </w:p>
    <w:p w14:paraId="7FAC3919" w14:textId="35E355CD" w:rsidR="00741722" w:rsidRPr="005270A0" w:rsidRDefault="00741722" w:rsidP="00E05270">
      <w:pPr>
        <w:spacing w:line="360" w:lineRule="auto"/>
        <w:ind w:firstLine="360"/>
        <w:jc w:val="both"/>
      </w:pPr>
      <w:r w:rsidRPr="005270A0">
        <w:t>SilkSkill là hệ thống tài nguyên đặc biệt (currentSilk/maxSilk) cho phép nhân vật sử dụng 3 kỹ năng cao cấp tùy theo hướng input:</w:t>
      </w:r>
    </w:p>
    <w:p w14:paraId="0D17830C" w14:textId="77777777" w:rsidR="00741722" w:rsidRPr="005270A0" w:rsidRDefault="00741722" w:rsidP="00E05270">
      <w:pPr>
        <w:pStyle w:val="ListParagraph"/>
        <w:numPr>
          <w:ilvl w:val="0"/>
          <w:numId w:val="57"/>
        </w:numPr>
        <w:spacing w:line="360" w:lineRule="auto"/>
      </w:pPr>
      <w:r w:rsidRPr="005270A0">
        <w:t>Gossamer (verInput &gt;= 0.1, tốn 6 Silk): Kỹ năng tấn công tầm xa theo hướng lên. Tạo gossamerPrefab gắn vào nhân vật, đóng băng nhân vật trong quá trình cast (gravityScale = 0).</w:t>
      </w:r>
    </w:p>
    <w:p w14:paraId="5A0B2CB7" w14:textId="77777777" w:rsidR="00741722" w:rsidRPr="005270A0" w:rsidRDefault="00741722" w:rsidP="00E05270">
      <w:pPr>
        <w:pStyle w:val="ListParagraph"/>
        <w:numPr>
          <w:ilvl w:val="0"/>
          <w:numId w:val="57"/>
        </w:numPr>
        <w:spacing w:line="360" w:lineRule="auto"/>
      </w:pPr>
      <w:r w:rsidRPr="005270A0">
        <w:t>Silk Burst (verInput &lt;= -0.1, tốn 4 Silk): Kỹ năng tấn công xuống tầm gần. Tạo silkBurstPrefab và sau đó gọi CatchSilkBurstRecoil() để nhân vật bị đẩy ngược lại, tạo cơ chế di chuyển đặc biệt.</w:t>
      </w:r>
    </w:p>
    <w:p w14:paraId="386040F9" w14:textId="3DDE192E" w:rsidR="00741722" w:rsidRPr="00D21D37" w:rsidRDefault="00741722" w:rsidP="00E05270">
      <w:pPr>
        <w:pStyle w:val="ListParagraph"/>
        <w:numPr>
          <w:ilvl w:val="0"/>
          <w:numId w:val="57"/>
        </w:numPr>
        <w:spacing w:line="360" w:lineRule="auto"/>
        <w:rPr>
          <w:lang w:val="en-US"/>
        </w:rPr>
      </w:pPr>
      <w:r w:rsidRPr="00D21D37">
        <w:rPr>
          <w:lang w:val="en-US"/>
        </w:rPr>
        <w:t>Heal (tốn 8 Silk, HP chưa đầy): Hồi một lượng HP bằng playerStat.silkHeal trong animation heal. Đóng băng nhân vật trong quá trình hồi máu.</w:t>
      </w:r>
    </w:p>
    <w:p w14:paraId="5FA95910" w14:textId="77777777" w:rsidR="00741722" w:rsidRPr="00741722" w:rsidRDefault="00741722" w:rsidP="00E05270">
      <w:pPr>
        <w:pStyle w:val="Heading3"/>
        <w:spacing w:line="360" w:lineRule="auto"/>
      </w:pPr>
      <w:bookmarkStart w:id="303" w:name="_Toc230475796"/>
      <w:r w:rsidRPr="00741722">
        <w:t>4.2.5. Hệ thống sát thương và hồi phục</w:t>
      </w:r>
      <w:bookmarkEnd w:id="303"/>
    </w:p>
    <w:p w14:paraId="7ECA9506" w14:textId="77777777" w:rsidR="00741722" w:rsidRPr="00741722" w:rsidRDefault="00741722" w:rsidP="00E05270">
      <w:pPr>
        <w:spacing w:line="360" w:lineRule="auto"/>
        <w:ind w:firstLine="360"/>
        <w:jc w:val="both"/>
        <w:rPr>
          <w:lang w:val="en-US"/>
        </w:rPr>
      </w:pPr>
      <w:r w:rsidRPr="00741722">
        <w:rPr>
          <w:lang w:val="en-US"/>
        </w:rPr>
        <w:t>Hàm Damaged() xử lý toàn bộ logic khi nhân vật nhận sát thương với nhiều trường hợp đặc biệt:</w:t>
      </w:r>
    </w:p>
    <w:p w14:paraId="459BA086" w14:textId="77777777" w:rsidR="00741722" w:rsidRPr="00741722" w:rsidRDefault="00741722" w:rsidP="00E05270">
      <w:pPr>
        <w:spacing w:line="360" w:lineRule="auto"/>
        <w:ind w:left="360"/>
        <w:jc w:val="both"/>
        <w:rPr>
          <w:lang w:val="en-US"/>
        </w:rPr>
      </w:pPr>
      <w:r w:rsidRPr="00741722">
        <w:rPr>
          <w:lang w:val="en-US"/>
        </w:rPr>
        <w:t>public void Damaged(int amount, Vector3 knockbackDir)</w:t>
      </w:r>
    </w:p>
    <w:p w14:paraId="7E6A0BBE" w14:textId="77777777" w:rsidR="00741722" w:rsidRPr="00741722" w:rsidRDefault="00741722" w:rsidP="00E05270">
      <w:pPr>
        <w:spacing w:line="360" w:lineRule="auto"/>
        <w:ind w:left="360"/>
        <w:jc w:val="both"/>
        <w:rPr>
          <w:lang w:val="en-US"/>
        </w:rPr>
      </w:pPr>
      <w:r w:rsidRPr="00741722">
        <w:rPr>
          <w:lang w:val="en-US"/>
        </w:rPr>
        <w:t>{</w:t>
      </w:r>
    </w:p>
    <w:p w14:paraId="45517AC6" w14:textId="77777777" w:rsidR="00741722" w:rsidRPr="00741722" w:rsidRDefault="00741722" w:rsidP="00E05270">
      <w:pPr>
        <w:spacing w:line="360" w:lineRule="auto"/>
        <w:ind w:left="360"/>
        <w:jc w:val="both"/>
        <w:rPr>
          <w:lang w:val="en-US"/>
        </w:rPr>
      </w:pPr>
      <w:r w:rsidRPr="00741722">
        <w:rPr>
          <w:lang w:val="en-US"/>
        </w:rPr>
        <w:t xml:space="preserve">    if (inIFrame || isDead) return; // Miễn sát thương</w:t>
      </w:r>
    </w:p>
    <w:p w14:paraId="61DFD66B" w14:textId="77777777" w:rsidR="00741722" w:rsidRPr="00741722" w:rsidRDefault="00741722" w:rsidP="00E05270">
      <w:pPr>
        <w:spacing w:line="360" w:lineRule="auto"/>
        <w:ind w:left="360"/>
        <w:jc w:val="both"/>
        <w:rPr>
          <w:lang w:val="en-US"/>
        </w:rPr>
      </w:pPr>
      <w:r w:rsidRPr="00741722">
        <w:rPr>
          <w:lang w:val="en-US"/>
        </w:rPr>
        <w:t xml:space="preserve">    if (isParrying) { StartCoroutine(ParryRipose()); return; } // Đỡ đòn</w:t>
      </w:r>
    </w:p>
    <w:p w14:paraId="6331B490" w14:textId="77777777" w:rsidR="00741722" w:rsidRPr="00741722" w:rsidRDefault="00741722" w:rsidP="00E05270">
      <w:pPr>
        <w:spacing w:line="360" w:lineRule="auto"/>
        <w:ind w:left="360"/>
        <w:jc w:val="both"/>
        <w:rPr>
          <w:lang w:val="en-US"/>
        </w:rPr>
      </w:pPr>
      <w:r w:rsidRPr="00741722">
        <w:rPr>
          <w:lang w:val="en-US"/>
        </w:rPr>
        <w:t xml:space="preserve">    // Lifeblood HP hấp thụ sát thương trước</w:t>
      </w:r>
    </w:p>
    <w:p w14:paraId="04E8F586" w14:textId="77777777" w:rsidR="00741722" w:rsidRPr="00741722" w:rsidRDefault="00741722" w:rsidP="00E05270">
      <w:pPr>
        <w:spacing w:line="360" w:lineRule="auto"/>
        <w:ind w:left="360"/>
        <w:jc w:val="both"/>
        <w:rPr>
          <w:lang w:val="en-US"/>
        </w:rPr>
      </w:pPr>
      <w:r w:rsidRPr="00741722">
        <w:rPr>
          <w:lang w:val="en-US"/>
        </w:rPr>
        <w:t xml:space="preserve">    if (amount &lt;= playerStat.lifebloodHp)</w:t>
      </w:r>
    </w:p>
    <w:p w14:paraId="781FB6CB" w14:textId="77777777" w:rsidR="00741722" w:rsidRPr="00741722" w:rsidRDefault="00741722" w:rsidP="00E05270">
      <w:pPr>
        <w:spacing w:line="360" w:lineRule="auto"/>
        <w:ind w:left="360"/>
        <w:jc w:val="both"/>
        <w:rPr>
          <w:lang w:val="en-US"/>
        </w:rPr>
      </w:pPr>
      <w:r w:rsidRPr="00741722">
        <w:rPr>
          <w:lang w:val="en-US"/>
        </w:rPr>
        <w:t xml:space="preserve">        playerStat.lifebloodHp -= amount;</w:t>
      </w:r>
    </w:p>
    <w:p w14:paraId="73B494E3" w14:textId="77777777" w:rsidR="00741722" w:rsidRPr="00741722" w:rsidRDefault="00741722" w:rsidP="00E05270">
      <w:pPr>
        <w:spacing w:line="360" w:lineRule="auto"/>
        <w:ind w:left="360"/>
        <w:jc w:val="both"/>
        <w:rPr>
          <w:lang w:val="en-US"/>
        </w:rPr>
      </w:pPr>
      <w:r w:rsidRPr="00741722">
        <w:rPr>
          <w:lang w:val="en-US"/>
        </w:rPr>
        <w:t xml:space="preserve">    else { amount -= playerStat.lifebloodHp; playerStat.lifebloodHp = 0; }</w:t>
      </w:r>
    </w:p>
    <w:p w14:paraId="71C0AE24" w14:textId="77777777" w:rsidR="00741722" w:rsidRPr="00741722" w:rsidRDefault="00741722" w:rsidP="00E05270">
      <w:pPr>
        <w:spacing w:line="360" w:lineRule="auto"/>
        <w:ind w:left="360"/>
        <w:jc w:val="both"/>
        <w:rPr>
          <w:lang w:val="en-US"/>
        </w:rPr>
      </w:pPr>
      <w:r w:rsidRPr="00741722">
        <w:rPr>
          <w:lang w:val="en-US"/>
        </w:rPr>
        <w:t xml:space="preserve">    playerStat.currentHp -= amount;</w:t>
      </w:r>
    </w:p>
    <w:p w14:paraId="07E587A7" w14:textId="77777777" w:rsidR="00741722" w:rsidRPr="00741722" w:rsidRDefault="00741722" w:rsidP="00E05270">
      <w:pPr>
        <w:spacing w:line="360" w:lineRule="auto"/>
        <w:ind w:left="360"/>
        <w:jc w:val="both"/>
        <w:rPr>
          <w:lang w:val="en-US"/>
        </w:rPr>
      </w:pPr>
      <w:r w:rsidRPr="00741722">
        <w:rPr>
          <w:lang w:val="en-US"/>
        </w:rPr>
        <w:t xml:space="preserve">    CinemachineShake.instance.ShakeCamera(5f, 0.3f, true); // Rung camera</w:t>
      </w:r>
    </w:p>
    <w:p w14:paraId="0B91CCCA" w14:textId="77777777" w:rsidR="00741722" w:rsidRPr="00741722" w:rsidRDefault="00741722" w:rsidP="00E05270">
      <w:pPr>
        <w:spacing w:line="360" w:lineRule="auto"/>
        <w:ind w:left="360"/>
        <w:jc w:val="both"/>
        <w:rPr>
          <w:lang w:val="en-US"/>
        </w:rPr>
      </w:pPr>
      <w:r w:rsidRPr="00741722">
        <w:rPr>
          <w:lang w:val="en-US"/>
        </w:rPr>
        <w:t xml:space="preserve">    StartCoroutine(DamagedFreezeTime(originalAmount)); // Đóng băng thời gian</w:t>
      </w:r>
    </w:p>
    <w:p w14:paraId="736A20EB" w14:textId="77777777" w:rsidR="00741722" w:rsidRPr="00741722" w:rsidRDefault="00741722" w:rsidP="00E05270">
      <w:pPr>
        <w:spacing w:line="360" w:lineRule="auto"/>
        <w:ind w:left="360"/>
        <w:jc w:val="both"/>
        <w:rPr>
          <w:lang w:val="en-US"/>
        </w:rPr>
      </w:pPr>
      <w:r w:rsidRPr="00741722">
        <w:rPr>
          <w:lang w:val="en-US"/>
        </w:rPr>
        <w:t xml:space="preserve">    StartCoroutine(IFrame()); // I-frame</w:t>
      </w:r>
    </w:p>
    <w:p w14:paraId="497DD8C6" w14:textId="77777777" w:rsidR="00741722" w:rsidRPr="00741722" w:rsidRDefault="00741722" w:rsidP="00E05270">
      <w:pPr>
        <w:spacing w:line="360" w:lineRule="auto"/>
        <w:ind w:left="360"/>
        <w:jc w:val="both"/>
        <w:rPr>
          <w:lang w:val="en-US"/>
        </w:rPr>
      </w:pPr>
      <w:r w:rsidRPr="00741722">
        <w:rPr>
          <w:lang w:val="en-US"/>
        </w:rPr>
        <w:t xml:space="preserve">    rb.AddForce(knockbackDir * 5f + Vector3.up * 5f, ForceMode2D.Impulse);</w:t>
      </w:r>
    </w:p>
    <w:p w14:paraId="0BE0D46B" w14:textId="6851741A" w:rsidR="00741722" w:rsidRPr="00741722" w:rsidRDefault="00741722" w:rsidP="00E05270">
      <w:pPr>
        <w:spacing w:line="360" w:lineRule="auto"/>
        <w:ind w:left="360"/>
        <w:jc w:val="both"/>
        <w:rPr>
          <w:lang w:val="en-US"/>
        </w:rPr>
      </w:pPr>
      <w:r w:rsidRPr="00741722">
        <w:rPr>
          <w:lang w:val="en-US"/>
        </w:rPr>
        <w:t xml:space="preserve">} </w:t>
      </w:r>
    </w:p>
    <w:p w14:paraId="4B41B6C1" w14:textId="17DFEA4B" w:rsidR="00741722" w:rsidRPr="00741722" w:rsidRDefault="00D21D37" w:rsidP="00E05270">
      <w:pPr>
        <w:spacing w:line="360" w:lineRule="auto"/>
        <w:ind w:firstLine="360"/>
        <w:jc w:val="both"/>
        <w:rPr>
          <w:lang w:val="en-US"/>
        </w:rPr>
      </w:pPr>
      <w:r>
        <w:rPr>
          <w:lang w:val="en-US"/>
        </w:rPr>
        <w:lastRenderedPageBreak/>
        <w:t xml:space="preserve"> </w:t>
      </w:r>
      <w:r w:rsidR="00741722" w:rsidRPr="00741722">
        <w:rPr>
          <w:lang w:val="en-US"/>
        </w:rPr>
        <w:t>Điểm đáng chú ý là cơ chế Lifeblood HP – một lớp máu tạm thời hấp thụ sát thương trước HP thực. DamagedFreezeTime() đóng băng thời gian (Time.timeScale = 0) trong 0.35 giây mỗi điểm sát thương, tạo cảm giác đòn đánh nặng hơn. IFrame() ẩn collision với layer Enemy và EnemyAttack trong playerStat.iFrameTime giây.</w:t>
      </w:r>
    </w:p>
    <w:p w14:paraId="3BEE6B63" w14:textId="269B02E8" w:rsidR="00741722" w:rsidRPr="00741722" w:rsidRDefault="00741722" w:rsidP="00E05270">
      <w:pPr>
        <w:spacing w:line="360" w:lineRule="auto"/>
        <w:ind w:firstLine="360"/>
        <w:jc w:val="both"/>
        <w:rPr>
          <w:lang w:val="en-US"/>
        </w:rPr>
      </w:pPr>
      <w:r w:rsidRPr="00741722">
        <w:rPr>
          <w:lang w:val="en-US"/>
        </w:rPr>
        <w:t>Khi HP về 0, Coroutine Death() được gọi: đặt isDead = true, làm kinematic Rigidbody, gọi LevelLoader.instance.Respawn() để reload scene về điểm RestChair cuối cùng. Sau transitionTime giây, HP được hồi đầy và nhân vật tiếp tục chơi tại điểm respawn.</w:t>
      </w:r>
    </w:p>
    <w:p w14:paraId="449A7720" w14:textId="77777777" w:rsidR="00741722" w:rsidRPr="00741722" w:rsidRDefault="00741722" w:rsidP="00E05270">
      <w:pPr>
        <w:pStyle w:val="Heading3"/>
        <w:spacing w:line="360" w:lineRule="auto"/>
      </w:pPr>
      <w:bookmarkStart w:id="304" w:name="_Toc230475797"/>
      <w:r w:rsidRPr="00741722">
        <w:t>4.2.6. Hệ thống input di động (Mobile Input)</w:t>
      </w:r>
      <w:bookmarkEnd w:id="304"/>
    </w:p>
    <w:p w14:paraId="41640D2B" w14:textId="1C74F7BC" w:rsidR="00741722" w:rsidRPr="00741722" w:rsidRDefault="00741722" w:rsidP="00E05270">
      <w:pPr>
        <w:spacing w:line="360" w:lineRule="auto"/>
        <w:ind w:firstLine="360"/>
        <w:jc w:val="both"/>
        <w:rPr>
          <w:lang w:val="en-US"/>
        </w:rPr>
      </w:pPr>
      <w:r w:rsidRPr="00741722">
        <w:rPr>
          <w:lang w:val="en-US"/>
        </w:rPr>
        <w:t>Player.cs tích hợp sẵn hỗ trợ điều khiển cảm ứng Android thông qua các biến mobile input riêng biệt. Mỗi nút trên màn hình cảm ứng gọi các phương thức Public tương ứng:</w:t>
      </w:r>
    </w:p>
    <w:p w14:paraId="3659F5A0" w14:textId="77777777" w:rsidR="00741722" w:rsidRPr="00741722" w:rsidRDefault="00741722" w:rsidP="00E05270">
      <w:pPr>
        <w:numPr>
          <w:ilvl w:val="0"/>
          <w:numId w:val="53"/>
        </w:numPr>
        <w:spacing w:line="360" w:lineRule="auto"/>
        <w:rPr>
          <w:lang w:val="en-US"/>
        </w:rPr>
      </w:pPr>
      <w:r w:rsidRPr="00741722">
        <w:rPr>
          <w:lang w:val="en-US"/>
        </w:rPr>
        <w:t>MobileMoveLeftDown() / MobileMoveRightDown(): Set mobileHorInput = ±1f khi giữ nút di chuyển.</w:t>
      </w:r>
    </w:p>
    <w:p w14:paraId="3430CE26" w14:textId="77777777" w:rsidR="00741722" w:rsidRPr="00741722" w:rsidRDefault="00741722" w:rsidP="00E05270">
      <w:pPr>
        <w:numPr>
          <w:ilvl w:val="0"/>
          <w:numId w:val="53"/>
        </w:numPr>
        <w:spacing w:line="360" w:lineRule="auto"/>
        <w:rPr>
          <w:lang w:val="en-US"/>
        </w:rPr>
      </w:pPr>
      <w:r w:rsidRPr="00741722">
        <w:rPr>
          <w:lang w:val="en-US"/>
        </w:rPr>
        <w:t>MobileJumpDown() / MobileJumpUp(): Set mobileJumpPressed và mobileJumpHeld để mô phỏng hành vi nhấn/giữ/thả của nút nhảy.</w:t>
      </w:r>
    </w:p>
    <w:p w14:paraId="61A779C1" w14:textId="2BFBA5A9" w:rsidR="00741722" w:rsidRPr="00D21D37" w:rsidRDefault="00741722" w:rsidP="00E05270">
      <w:pPr>
        <w:numPr>
          <w:ilvl w:val="0"/>
          <w:numId w:val="53"/>
        </w:numPr>
        <w:spacing w:line="360" w:lineRule="auto"/>
        <w:rPr>
          <w:lang w:val="en-US"/>
        </w:rPr>
      </w:pPr>
      <w:r w:rsidRPr="00741722">
        <w:rPr>
          <w:lang w:val="en-US"/>
        </w:rPr>
        <w:t>MobileAttack(), MobileDash(), MobileParry(), MobileHeal(): Set flag tương ứng được kiểm tra trong Update.</w:t>
      </w:r>
    </w:p>
    <w:p w14:paraId="70F6D9F8" w14:textId="77777777" w:rsidR="00741722" w:rsidRPr="00741722" w:rsidRDefault="00741722" w:rsidP="00E05270">
      <w:pPr>
        <w:spacing w:line="360" w:lineRule="auto"/>
        <w:ind w:firstLine="360"/>
        <w:jc w:val="both"/>
        <w:rPr>
          <w:lang w:val="en-US"/>
        </w:rPr>
      </w:pPr>
      <w:r w:rsidRPr="00741722">
        <w:rPr>
          <w:lang w:val="en-US"/>
        </w:rPr>
        <w:t>Các flag mobile được reset về false mỗi cuối frame trong ResetMobileButtonInput(). Cơ chế này đảm bảo input cảm ứng hoạt động tương đương với input bàn phím mà không cần thay đổi logic xử lý chính.</w:t>
      </w:r>
    </w:p>
    <w:p w14:paraId="4914FEC5" w14:textId="77777777" w:rsidR="00741722" w:rsidRPr="00741722" w:rsidRDefault="00741722" w:rsidP="00E05270">
      <w:pPr>
        <w:spacing w:line="360" w:lineRule="auto"/>
        <w:ind w:left="360"/>
        <w:jc w:val="both"/>
        <w:rPr>
          <w:lang w:val="en-US"/>
        </w:rPr>
      </w:pPr>
      <w:r w:rsidRPr="00741722">
        <w:rPr>
          <w:lang w:val="en-US"/>
        </w:rPr>
        <w:t xml:space="preserve"> </w:t>
      </w:r>
    </w:p>
    <w:p w14:paraId="29933650" w14:textId="7D36070C" w:rsidR="00741722" w:rsidRPr="00BB5369" w:rsidRDefault="00347DB7" w:rsidP="00E05270">
      <w:pPr>
        <w:pStyle w:val="Caption"/>
      </w:pPr>
      <w:bookmarkStart w:id="305" w:name="_Toc230475853"/>
      <w:r>
        <w:rPr>
          <w:noProof/>
        </w:rPr>
        <w:lastRenderedPageBreak/>
        <w:drawing>
          <wp:inline distT="0" distB="0" distL="0" distR="0" wp14:anchorId="08BD9EFF" wp14:editId="12845DEE">
            <wp:extent cx="5760085" cy="3260090"/>
            <wp:effectExtent l="0" t="0" r="0" b="0"/>
            <wp:docPr id="180520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08501" name=""/>
                    <pic:cNvPicPr/>
                  </pic:nvPicPr>
                  <pic:blipFill>
                    <a:blip r:embed="rId40"/>
                    <a:stretch>
                      <a:fillRect/>
                    </a:stretch>
                  </pic:blipFill>
                  <pic:spPr>
                    <a:xfrm>
                      <a:off x="0" y="0"/>
                      <a:ext cx="5760085" cy="3260090"/>
                    </a:xfrm>
                    <a:prstGeom prst="rect">
                      <a:avLst/>
                    </a:prstGeom>
                  </pic:spPr>
                </pic:pic>
              </a:graphicData>
            </a:graphic>
          </wp:inline>
        </w:drawing>
      </w:r>
      <w:r w:rsidR="00BB5369">
        <w:t>Hình</w:t>
      </w:r>
      <w:r w:rsidR="00BB5369">
        <w:rPr>
          <w:lang w:val="en-US"/>
        </w:rPr>
        <w:t xml:space="preserve"> 4</w:t>
      </w:r>
      <w:r w:rsidR="00750E63">
        <w:t>.</w:t>
      </w:r>
      <w:r w:rsidR="00750E63">
        <w:fldChar w:fldCharType="begin"/>
      </w:r>
      <w:r w:rsidR="00750E63">
        <w:instrText xml:space="preserve"> SEQ Hình \* ARABIC \s 1 </w:instrText>
      </w:r>
      <w:r w:rsidR="00750E63">
        <w:fldChar w:fldCharType="separate"/>
      </w:r>
      <w:r w:rsidR="00750E63">
        <w:rPr>
          <w:noProof/>
        </w:rPr>
        <w:t>2</w:t>
      </w:r>
      <w:r w:rsidR="00750E63">
        <w:rPr>
          <w:noProof/>
        </w:rPr>
        <w:fldChar w:fldCharType="end"/>
      </w:r>
      <w:r w:rsidR="008C2412" w:rsidRPr="00BB5369">
        <w:t>:</w:t>
      </w:r>
      <w:r w:rsidR="00741722" w:rsidRPr="00BB5369">
        <w:t xml:space="preserve"> Giao diện điều khiển cảm ứng trên màn hình Android</w:t>
      </w:r>
      <w:bookmarkEnd w:id="305"/>
    </w:p>
    <w:p w14:paraId="0F9766AB" w14:textId="77777777" w:rsidR="00741722" w:rsidRPr="00BB5369" w:rsidRDefault="00741722" w:rsidP="00E05270">
      <w:pPr>
        <w:pStyle w:val="Heading2"/>
        <w:spacing w:line="360" w:lineRule="auto"/>
        <w:rPr>
          <w:lang w:val="vi-VN"/>
        </w:rPr>
      </w:pPr>
      <w:bookmarkStart w:id="306" w:name="_Toc230475798"/>
      <w:r w:rsidRPr="00BB5369">
        <w:rPr>
          <w:lang w:val="vi-VN"/>
        </w:rPr>
        <w:t>4.3. Triển khai hệ thống kẻ địch</w:t>
      </w:r>
      <w:bookmarkEnd w:id="306"/>
    </w:p>
    <w:p w14:paraId="3E4A6C2A" w14:textId="77777777" w:rsidR="00741722" w:rsidRPr="00BB5369" w:rsidRDefault="00741722" w:rsidP="00E05270">
      <w:pPr>
        <w:pStyle w:val="Heading3"/>
        <w:spacing w:line="360" w:lineRule="auto"/>
        <w:rPr>
          <w:lang w:val="vi-VN"/>
        </w:rPr>
      </w:pPr>
      <w:bookmarkStart w:id="307" w:name="_Toc230475799"/>
      <w:r w:rsidRPr="00BB5369">
        <w:rPr>
          <w:lang w:val="vi-VN"/>
        </w:rPr>
        <w:t>4.3.1. Base class Enemy.cs</w:t>
      </w:r>
      <w:bookmarkEnd w:id="307"/>
    </w:p>
    <w:p w14:paraId="33387596" w14:textId="224EEC00" w:rsidR="00741722" w:rsidRPr="00BB5369" w:rsidRDefault="00741722" w:rsidP="00E05270">
      <w:pPr>
        <w:spacing w:line="360" w:lineRule="auto"/>
        <w:ind w:firstLine="360"/>
        <w:jc w:val="both"/>
      </w:pPr>
      <w:r w:rsidRPr="00BB5369">
        <w:t>Enemy.cs là lớp cơ sở chứa toàn bộ logic chung cho tất cả kẻ địch. Script xử lý HP, sát thương, hiệu ứng hình ảnh và logic chết. Phương thức Damaged() được gọi bởi PlayerSlash khi tấn công trúng kẻ địch:</w:t>
      </w:r>
    </w:p>
    <w:p w14:paraId="1803D82E" w14:textId="77777777" w:rsidR="00741722" w:rsidRPr="00741722" w:rsidRDefault="00741722" w:rsidP="00E05270">
      <w:pPr>
        <w:spacing w:line="360" w:lineRule="auto"/>
        <w:ind w:left="360"/>
        <w:jc w:val="both"/>
        <w:rPr>
          <w:lang w:val="en-US"/>
        </w:rPr>
      </w:pPr>
      <w:r w:rsidRPr="00741722">
        <w:rPr>
          <w:lang w:val="en-US"/>
        </w:rPr>
        <w:t>public void Damaged(int amount, Vector3 knockbackForce)</w:t>
      </w:r>
    </w:p>
    <w:p w14:paraId="66892AA2" w14:textId="77777777" w:rsidR="00741722" w:rsidRPr="00741722" w:rsidRDefault="00741722" w:rsidP="00E05270">
      <w:pPr>
        <w:spacing w:line="360" w:lineRule="auto"/>
        <w:ind w:left="360"/>
        <w:jc w:val="both"/>
        <w:rPr>
          <w:lang w:val="en-US"/>
        </w:rPr>
      </w:pPr>
      <w:r w:rsidRPr="00741722">
        <w:rPr>
          <w:lang w:val="en-US"/>
        </w:rPr>
        <w:t>{</w:t>
      </w:r>
    </w:p>
    <w:p w14:paraId="37358575" w14:textId="77777777" w:rsidR="00741722" w:rsidRPr="00741722" w:rsidRDefault="00741722" w:rsidP="00E05270">
      <w:pPr>
        <w:spacing w:line="360" w:lineRule="auto"/>
        <w:ind w:left="360"/>
        <w:jc w:val="both"/>
        <w:rPr>
          <w:lang w:val="en-US"/>
        </w:rPr>
      </w:pPr>
      <w:r w:rsidRPr="00741722">
        <w:rPr>
          <w:lang w:val="en-US"/>
        </w:rPr>
        <w:t xml:space="preserve">    if (!isInvulnerable)</w:t>
      </w:r>
    </w:p>
    <w:p w14:paraId="1B4DB5F8" w14:textId="77777777" w:rsidR="00741722" w:rsidRPr="00741722" w:rsidRDefault="00741722" w:rsidP="00E05270">
      <w:pPr>
        <w:spacing w:line="360" w:lineRule="auto"/>
        <w:ind w:left="360"/>
        <w:jc w:val="both"/>
        <w:rPr>
          <w:lang w:val="en-US"/>
        </w:rPr>
      </w:pPr>
      <w:r w:rsidRPr="00741722">
        <w:rPr>
          <w:lang w:val="en-US"/>
        </w:rPr>
        <w:t xml:space="preserve">    {</w:t>
      </w:r>
    </w:p>
    <w:p w14:paraId="0F4AA41E" w14:textId="77777777" w:rsidR="00741722" w:rsidRPr="00741722" w:rsidRDefault="00741722" w:rsidP="00E05270">
      <w:pPr>
        <w:spacing w:line="360" w:lineRule="auto"/>
        <w:ind w:left="360"/>
        <w:jc w:val="both"/>
        <w:rPr>
          <w:lang w:val="en-US"/>
        </w:rPr>
      </w:pPr>
      <w:r w:rsidRPr="00741722">
        <w:rPr>
          <w:lang w:val="en-US"/>
        </w:rPr>
        <w:t xml:space="preserve">        StartCoroutine(InvincibleFrame()); // iFrame = 0.05s</w:t>
      </w:r>
    </w:p>
    <w:p w14:paraId="3D86CF24" w14:textId="77777777" w:rsidR="00741722" w:rsidRPr="00741722" w:rsidRDefault="00741722" w:rsidP="00E05270">
      <w:pPr>
        <w:spacing w:line="360" w:lineRule="auto"/>
        <w:ind w:left="360"/>
        <w:jc w:val="both"/>
        <w:rPr>
          <w:lang w:val="en-US"/>
        </w:rPr>
      </w:pPr>
      <w:r w:rsidRPr="00741722">
        <w:rPr>
          <w:lang w:val="en-US"/>
        </w:rPr>
        <w:t xml:space="preserve">        StartCoroutine(SpriteFlash());     // Flash flashMat</w:t>
      </w:r>
    </w:p>
    <w:p w14:paraId="77C5736A" w14:textId="77777777" w:rsidR="00741722" w:rsidRPr="00741722" w:rsidRDefault="00741722" w:rsidP="00E05270">
      <w:pPr>
        <w:spacing w:line="360" w:lineRule="auto"/>
        <w:ind w:left="360"/>
        <w:jc w:val="both"/>
        <w:rPr>
          <w:lang w:val="en-US"/>
        </w:rPr>
      </w:pPr>
      <w:r w:rsidRPr="00741722">
        <w:rPr>
          <w:lang w:val="en-US"/>
        </w:rPr>
        <w:t xml:space="preserve">        currentHp -= amount;</w:t>
      </w:r>
    </w:p>
    <w:p w14:paraId="6CE99374" w14:textId="77777777" w:rsidR="00741722" w:rsidRPr="00741722" w:rsidRDefault="00741722" w:rsidP="00E05270">
      <w:pPr>
        <w:spacing w:line="360" w:lineRule="auto"/>
        <w:ind w:left="360"/>
        <w:jc w:val="both"/>
        <w:rPr>
          <w:lang w:val="en-US"/>
        </w:rPr>
      </w:pPr>
      <w:r w:rsidRPr="00741722">
        <w:rPr>
          <w:lang w:val="en-US"/>
        </w:rPr>
        <w:t xml:space="preserve">        healthBar.SetHealth(currentHp, maxHp);</w:t>
      </w:r>
    </w:p>
    <w:p w14:paraId="57CAC359" w14:textId="77777777" w:rsidR="00741722" w:rsidRPr="00741722" w:rsidRDefault="00741722" w:rsidP="00E05270">
      <w:pPr>
        <w:spacing w:line="360" w:lineRule="auto"/>
        <w:ind w:left="360"/>
        <w:jc w:val="both"/>
        <w:rPr>
          <w:lang w:val="en-US"/>
        </w:rPr>
      </w:pPr>
      <w:r w:rsidRPr="00741722">
        <w:rPr>
          <w:lang w:val="en-US"/>
        </w:rPr>
        <w:t xml:space="preserve">        if (currentHp &lt;= 0) Death();</w:t>
      </w:r>
    </w:p>
    <w:p w14:paraId="18B51110" w14:textId="77777777" w:rsidR="00741722" w:rsidRPr="00741722" w:rsidRDefault="00741722" w:rsidP="00E05270">
      <w:pPr>
        <w:spacing w:line="360" w:lineRule="auto"/>
        <w:ind w:left="360"/>
        <w:jc w:val="both"/>
        <w:rPr>
          <w:lang w:val="en-US"/>
        </w:rPr>
      </w:pPr>
      <w:r w:rsidRPr="00741722">
        <w:rPr>
          <w:lang w:val="en-US"/>
        </w:rPr>
        <w:t xml:space="preserve">    }</w:t>
      </w:r>
    </w:p>
    <w:p w14:paraId="755C6395" w14:textId="77777777" w:rsidR="00741722" w:rsidRPr="00741722" w:rsidRDefault="00741722" w:rsidP="00E05270">
      <w:pPr>
        <w:spacing w:line="360" w:lineRule="auto"/>
        <w:ind w:left="360"/>
        <w:jc w:val="both"/>
        <w:rPr>
          <w:lang w:val="en-US"/>
        </w:rPr>
      </w:pPr>
      <w:r w:rsidRPr="00741722">
        <w:rPr>
          <w:lang w:val="en-US"/>
        </w:rPr>
        <w:lastRenderedPageBreak/>
        <w:t xml:space="preserve">    if (knockbackAble) Knockback(knockbackForce);</w:t>
      </w:r>
    </w:p>
    <w:p w14:paraId="6BEE1A4C" w14:textId="73F9330D" w:rsidR="00741722" w:rsidRPr="00741722" w:rsidRDefault="00741722" w:rsidP="00E05270">
      <w:pPr>
        <w:spacing w:line="360" w:lineRule="auto"/>
        <w:ind w:left="360"/>
        <w:jc w:val="both"/>
        <w:rPr>
          <w:lang w:val="en-US"/>
        </w:rPr>
      </w:pPr>
      <w:r w:rsidRPr="00741722">
        <w:rPr>
          <w:lang w:val="en-US"/>
        </w:rPr>
        <w:t>}</w:t>
      </w:r>
    </w:p>
    <w:p w14:paraId="7D23B239" w14:textId="2794AAC5" w:rsidR="00741722" w:rsidRPr="00741722" w:rsidRDefault="00741722" w:rsidP="00E05270">
      <w:pPr>
        <w:spacing w:line="360" w:lineRule="auto"/>
        <w:ind w:firstLine="360"/>
        <w:rPr>
          <w:lang w:val="en-US"/>
        </w:rPr>
      </w:pPr>
      <w:r w:rsidRPr="00741722">
        <w:rPr>
          <w:lang w:val="en-US"/>
        </w:rPr>
        <w:t xml:space="preserve">Hàm Death() thực hiện chuỗi xử lý khi kẻ địch chết: cập nhật worldData.enemyKillCount, vô hiệu hóa collider, lật sprite ngược (localScale.y = -1), đổi layer sang DeadEnemy, dừng animation, thả loot (Instantiate dropLoot với AddForce ngẫu nhiên), kích hoạt FreezeTime() đóng băng 0.2 giây rồi Destroy sau 10 giây. </w:t>
      </w:r>
    </w:p>
    <w:p w14:paraId="5D7929E5" w14:textId="77777777" w:rsidR="00741722" w:rsidRPr="00741722" w:rsidRDefault="00741722" w:rsidP="00E05270">
      <w:pPr>
        <w:pStyle w:val="Heading3"/>
        <w:spacing w:line="360" w:lineRule="auto"/>
      </w:pPr>
      <w:bookmarkStart w:id="308" w:name="_Toc230475800"/>
      <w:r w:rsidRPr="00741722">
        <w:t>4.3.2. Hệ thống AI với A* Pathfinding – RbPathfindAI.cs</w:t>
      </w:r>
      <w:bookmarkEnd w:id="308"/>
    </w:p>
    <w:p w14:paraId="6A774EE3" w14:textId="6C807F5A" w:rsidR="00741722" w:rsidRPr="00741722" w:rsidRDefault="00741722" w:rsidP="00E05270">
      <w:pPr>
        <w:spacing w:line="360" w:lineRule="auto"/>
        <w:ind w:firstLine="360"/>
        <w:jc w:val="both"/>
        <w:rPr>
          <w:lang w:val="en-US"/>
        </w:rPr>
      </w:pPr>
      <w:r w:rsidRPr="00741722">
        <w:rPr>
          <w:lang w:val="en-US"/>
        </w:rPr>
        <w:t>RbPathfindAI.cs là script tích hợp A* Pathfinding Project với Rigidbody2D. Script sử dụng InvokeRepeating để cập nhật path mỗi 0.5 giây, tránh tính toán quá thường xuyên gây tốn CPU:</w:t>
      </w:r>
    </w:p>
    <w:p w14:paraId="7E1A3E57" w14:textId="77777777" w:rsidR="00741722" w:rsidRPr="00741722" w:rsidRDefault="00741722" w:rsidP="00E05270">
      <w:pPr>
        <w:spacing w:line="360" w:lineRule="auto"/>
        <w:ind w:left="360"/>
        <w:jc w:val="both"/>
        <w:rPr>
          <w:lang w:val="en-US"/>
        </w:rPr>
      </w:pPr>
      <w:r w:rsidRPr="00741722">
        <w:rPr>
          <w:lang w:val="en-US"/>
        </w:rPr>
        <w:t>private void Start()</w:t>
      </w:r>
    </w:p>
    <w:p w14:paraId="4FD694AD" w14:textId="77777777" w:rsidR="00741722" w:rsidRPr="00741722" w:rsidRDefault="00741722" w:rsidP="00E05270">
      <w:pPr>
        <w:spacing w:line="360" w:lineRule="auto"/>
        <w:ind w:left="360"/>
        <w:jc w:val="both"/>
        <w:rPr>
          <w:lang w:val="en-US"/>
        </w:rPr>
      </w:pPr>
      <w:r w:rsidRPr="00741722">
        <w:rPr>
          <w:lang w:val="en-US"/>
        </w:rPr>
        <w:t>{</w:t>
      </w:r>
    </w:p>
    <w:p w14:paraId="7612A176" w14:textId="77777777" w:rsidR="00741722" w:rsidRPr="00741722" w:rsidRDefault="00741722" w:rsidP="00E05270">
      <w:pPr>
        <w:spacing w:line="360" w:lineRule="auto"/>
        <w:ind w:left="360"/>
        <w:jc w:val="both"/>
        <w:rPr>
          <w:lang w:val="en-US"/>
        </w:rPr>
      </w:pPr>
      <w:r w:rsidRPr="00741722">
        <w:rPr>
          <w:lang w:val="en-US"/>
        </w:rPr>
        <w:t xml:space="preserve">    seeker = GetComponent&lt;Seeker&gt;();</w:t>
      </w:r>
    </w:p>
    <w:p w14:paraId="43C92C4B" w14:textId="77777777" w:rsidR="00741722" w:rsidRPr="00741722" w:rsidRDefault="00741722" w:rsidP="00E05270">
      <w:pPr>
        <w:spacing w:line="360" w:lineRule="auto"/>
        <w:ind w:left="360"/>
        <w:jc w:val="both"/>
        <w:rPr>
          <w:lang w:val="en-US"/>
        </w:rPr>
      </w:pPr>
      <w:r w:rsidRPr="00741722">
        <w:rPr>
          <w:lang w:val="en-US"/>
        </w:rPr>
        <w:t xml:space="preserve">    rb = GetComponent&lt;Rigidbody2D&gt;();</w:t>
      </w:r>
    </w:p>
    <w:p w14:paraId="17B51FFA" w14:textId="77777777" w:rsidR="00741722" w:rsidRPr="00741722" w:rsidRDefault="00741722" w:rsidP="00E05270">
      <w:pPr>
        <w:spacing w:line="360" w:lineRule="auto"/>
        <w:ind w:left="360"/>
        <w:jc w:val="both"/>
        <w:rPr>
          <w:lang w:val="en-US"/>
        </w:rPr>
      </w:pPr>
      <w:r w:rsidRPr="00741722">
        <w:rPr>
          <w:lang w:val="en-US"/>
        </w:rPr>
        <w:t xml:space="preserve">    target = GameObject.Find("Tenroh").transform;</w:t>
      </w:r>
    </w:p>
    <w:p w14:paraId="1A986E6C" w14:textId="77777777" w:rsidR="00741722" w:rsidRPr="00741722" w:rsidRDefault="00741722" w:rsidP="00E05270">
      <w:pPr>
        <w:spacing w:line="360" w:lineRule="auto"/>
        <w:ind w:left="360"/>
        <w:jc w:val="both"/>
        <w:rPr>
          <w:lang w:val="en-US"/>
        </w:rPr>
      </w:pPr>
      <w:r w:rsidRPr="00741722">
        <w:rPr>
          <w:lang w:val="en-US"/>
        </w:rPr>
        <w:t xml:space="preserve">    InvokeRepeating("UpdatePath", 0f, 0.5f); // Cập nhật path mỗi 0.5s</w:t>
      </w:r>
    </w:p>
    <w:p w14:paraId="64D0EC57" w14:textId="77777777" w:rsidR="00741722" w:rsidRPr="00741722" w:rsidRDefault="00741722" w:rsidP="00E05270">
      <w:pPr>
        <w:spacing w:line="360" w:lineRule="auto"/>
        <w:ind w:left="360"/>
        <w:jc w:val="both"/>
        <w:rPr>
          <w:lang w:val="en-US"/>
        </w:rPr>
      </w:pPr>
      <w:r w:rsidRPr="00741722">
        <w:rPr>
          <w:lang w:val="en-US"/>
        </w:rPr>
        <w:t>}</w:t>
      </w:r>
    </w:p>
    <w:p w14:paraId="3E07ADE8" w14:textId="77777777" w:rsidR="00741722" w:rsidRPr="00741722" w:rsidRDefault="00741722" w:rsidP="00E05270">
      <w:pPr>
        <w:spacing w:line="360" w:lineRule="auto"/>
        <w:jc w:val="both"/>
        <w:rPr>
          <w:lang w:val="en-US"/>
        </w:rPr>
      </w:pPr>
      <w:r w:rsidRPr="00741722">
        <w:rPr>
          <w:lang w:val="en-US"/>
        </w:rPr>
        <w:t xml:space="preserve"> </w:t>
      </w:r>
    </w:p>
    <w:p w14:paraId="47A77120" w14:textId="77777777" w:rsidR="00741722" w:rsidRPr="00741722" w:rsidRDefault="00741722" w:rsidP="00E05270">
      <w:pPr>
        <w:spacing w:line="360" w:lineRule="auto"/>
        <w:ind w:firstLine="360"/>
        <w:jc w:val="both"/>
        <w:rPr>
          <w:lang w:val="en-US"/>
        </w:rPr>
      </w:pPr>
      <w:r w:rsidRPr="00741722">
        <w:rPr>
          <w:lang w:val="en-US"/>
        </w:rPr>
        <w:t>Trong FixedUpdate(), AI tính hướng di chuyển từ waypoint hiện tại và áp lực (AddForce) lên Rigidbody2D. Biến canFly kiểm soát liệu kẻ địch có thể bay (ví dụ LapisLazer) hay chỉ di chuyển ngang (force.y = 1f để không đi qua sàn):</w:t>
      </w:r>
    </w:p>
    <w:p w14:paraId="4062DFF6" w14:textId="41BA471F" w:rsidR="00741722" w:rsidRPr="00741722" w:rsidRDefault="00D21D37" w:rsidP="00E05270">
      <w:pPr>
        <w:spacing w:line="360" w:lineRule="auto"/>
        <w:ind w:left="360"/>
        <w:jc w:val="both"/>
        <w:rPr>
          <w:lang w:val="en-US"/>
        </w:rPr>
      </w:pPr>
      <w:r>
        <w:rPr>
          <w:lang w:val="en-US"/>
        </w:rPr>
        <w:t xml:space="preserve"> </w:t>
      </w:r>
      <w:r w:rsidR="00741722" w:rsidRPr="00741722">
        <w:rPr>
          <w:lang w:val="en-US"/>
        </w:rPr>
        <w:t>direction = ((Vector2)path.vectorPath[currentWaypoint] - rb.position).normalized;</w:t>
      </w:r>
    </w:p>
    <w:p w14:paraId="2C36B710" w14:textId="77777777" w:rsidR="00741722" w:rsidRPr="00741722" w:rsidRDefault="00741722" w:rsidP="00E05270">
      <w:pPr>
        <w:spacing w:line="360" w:lineRule="auto"/>
        <w:ind w:left="360"/>
        <w:jc w:val="both"/>
        <w:rPr>
          <w:lang w:val="en-US"/>
        </w:rPr>
      </w:pPr>
      <w:r w:rsidRPr="00741722">
        <w:rPr>
          <w:lang w:val="en-US"/>
        </w:rPr>
        <w:t>Vector2 force = direction * speed * Time.fixedDeltaTime;</w:t>
      </w:r>
    </w:p>
    <w:p w14:paraId="4A199A5B" w14:textId="77777777" w:rsidR="00741722" w:rsidRPr="00741722" w:rsidRDefault="00741722" w:rsidP="00E05270">
      <w:pPr>
        <w:spacing w:line="360" w:lineRule="auto"/>
        <w:ind w:left="360"/>
        <w:jc w:val="both"/>
        <w:rPr>
          <w:lang w:val="en-US"/>
        </w:rPr>
      </w:pPr>
      <w:r w:rsidRPr="00741722">
        <w:rPr>
          <w:lang w:val="en-US"/>
        </w:rPr>
        <w:t>if (!canFly) force.y = 1f; // Chỉ di chuyển ngang</w:t>
      </w:r>
    </w:p>
    <w:p w14:paraId="5FE21E1E" w14:textId="59C4725C" w:rsidR="00741722" w:rsidRPr="00741722" w:rsidRDefault="00741722" w:rsidP="00E05270">
      <w:pPr>
        <w:spacing w:line="360" w:lineRule="auto"/>
        <w:ind w:left="360"/>
        <w:jc w:val="both"/>
        <w:rPr>
          <w:lang w:val="en-US"/>
        </w:rPr>
      </w:pPr>
      <w:r w:rsidRPr="00741722">
        <w:rPr>
          <w:lang w:val="en-US"/>
        </w:rPr>
        <w:t>if (!stat.shouldStopMoving) rb.AddForce(force);</w:t>
      </w:r>
    </w:p>
    <w:p w14:paraId="00AA5179" w14:textId="77777777" w:rsidR="00741722" w:rsidRPr="00741722" w:rsidRDefault="00741722" w:rsidP="00E05270">
      <w:pPr>
        <w:spacing w:line="360" w:lineRule="auto"/>
        <w:ind w:firstLine="360"/>
        <w:jc w:val="both"/>
        <w:rPr>
          <w:lang w:val="en-US"/>
        </w:rPr>
      </w:pPr>
      <w:r w:rsidRPr="00741722">
        <w:rPr>
          <w:lang w:val="en-US"/>
        </w:rPr>
        <w:lastRenderedPageBreak/>
        <w:t>Khi kẻ địch bị knockback (shouldStopMoving = true trong 0.25 giây), AI tạm dừng ApplyForce để phản ứng knockback trông tự nhiên hơn. Sprite được lật tự động dựa theo hướng force.x.</w:t>
      </w:r>
    </w:p>
    <w:p w14:paraId="21044A01" w14:textId="77777777" w:rsidR="00741722" w:rsidRPr="00741722" w:rsidRDefault="00741722" w:rsidP="00E05270">
      <w:pPr>
        <w:spacing w:line="360" w:lineRule="auto"/>
        <w:ind w:left="360"/>
        <w:jc w:val="both"/>
        <w:rPr>
          <w:lang w:val="en-US"/>
        </w:rPr>
      </w:pPr>
      <w:r w:rsidRPr="00741722">
        <w:rPr>
          <w:lang w:val="en-US"/>
        </w:rPr>
        <w:t xml:space="preserve"> </w:t>
      </w:r>
    </w:p>
    <w:p w14:paraId="137B205D" w14:textId="77777777" w:rsidR="00741722" w:rsidRPr="00741722" w:rsidRDefault="00741722" w:rsidP="00E05270">
      <w:pPr>
        <w:pStyle w:val="Heading3"/>
        <w:spacing w:line="360" w:lineRule="auto"/>
      </w:pPr>
      <w:bookmarkStart w:id="309" w:name="_Toc230475801"/>
      <w:r w:rsidRPr="00741722">
        <w:t>4.3.3. CrabberAI.cs – AI kẻ địch cận chiến</w:t>
      </w:r>
      <w:bookmarkEnd w:id="309"/>
    </w:p>
    <w:p w14:paraId="7900417E" w14:textId="4BE7D695" w:rsidR="00741722" w:rsidRPr="00741722" w:rsidRDefault="00741722" w:rsidP="00E05270">
      <w:pPr>
        <w:spacing w:line="360" w:lineRule="auto"/>
        <w:ind w:firstLine="360"/>
        <w:jc w:val="both"/>
        <w:rPr>
          <w:lang w:val="en-US"/>
        </w:rPr>
      </w:pPr>
      <w:r w:rsidRPr="00741722">
        <w:rPr>
          <w:lang w:val="en-US"/>
        </w:rPr>
        <w:t>CrabberAI là ví dụ điển hình cho AI kẻ địch cận chiến với hành vi detection và tấn công phức tạp. Kẻ địch có hai chế độ: Patrol (không dùng pathfinding, chỉ đứng yên) và Alerted (kích hoạt RbPathfindAI và tấn công):</w:t>
      </w:r>
    </w:p>
    <w:p w14:paraId="19DD7FE1" w14:textId="77777777" w:rsidR="00741722" w:rsidRPr="00741722" w:rsidRDefault="00741722" w:rsidP="00E05270">
      <w:pPr>
        <w:spacing w:line="360" w:lineRule="auto"/>
        <w:ind w:left="360"/>
        <w:jc w:val="both"/>
        <w:rPr>
          <w:lang w:val="en-US"/>
        </w:rPr>
      </w:pPr>
      <w:r w:rsidRPr="00741722">
        <w:rPr>
          <w:lang w:val="en-US"/>
        </w:rPr>
        <w:t>if (alerted)</w:t>
      </w:r>
    </w:p>
    <w:p w14:paraId="617F8D03" w14:textId="77777777" w:rsidR="00741722" w:rsidRPr="00741722" w:rsidRDefault="00741722" w:rsidP="00E05270">
      <w:pPr>
        <w:spacing w:line="360" w:lineRule="auto"/>
        <w:ind w:left="360"/>
        <w:jc w:val="both"/>
        <w:rPr>
          <w:lang w:val="en-US"/>
        </w:rPr>
      </w:pPr>
      <w:r w:rsidRPr="00741722">
        <w:rPr>
          <w:lang w:val="en-US"/>
        </w:rPr>
        <w:t>{</w:t>
      </w:r>
    </w:p>
    <w:p w14:paraId="7551A7B8" w14:textId="77777777" w:rsidR="00741722" w:rsidRPr="00741722" w:rsidRDefault="00741722" w:rsidP="00E05270">
      <w:pPr>
        <w:spacing w:line="360" w:lineRule="auto"/>
        <w:ind w:left="360"/>
        <w:jc w:val="both"/>
        <w:rPr>
          <w:lang w:val="en-US"/>
        </w:rPr>
      </w:pPr>
      <w:r w:rsidRPr="00741722">
        <w:rPr>
          <w:lang w:val="en-US"/>
        </w:rPr>
        <w:t xml:space="preserve">    pathfindAI.enabled = true;</w:t>
      </w:r>
    </w:p>
    <w:p w14:paraId="589C32CE" w14:textId="77777777" w:rsidR="00741722" w:rsidRPr="00741722" w:rsidRDefault="00741722" w:rsidP="00E05270">
      <w:pPr>
        <w:spacing w:line="360" w:lineRule="auto"/>
        <w:ind w:left="360"/>
        <w:jc w:val="both"/>
        <w:rPr>
          <w:lang w:val="en-US"/>
        </w:rPr>
      </w:pPr>
      <w:r w:rsidRPr="00741722">
        <w:rPr>
          <w:lang w:val="en-US"/>
        </w:rPr>
        <w:t xml:space="preserve">    if (Vector2.Distance(transform.position, player.position) &lt;= attackRadius)</w:t>
      </w:r>
    </w:p>
    <w:p w14:paraId="7B55F780" w14:textId="77777777" w:rsidR="00741722" w:rsidRPr="00741722" w:rsidRDefault="00741722" w:rsidP="00E05270">
      <w:pPr>
        <w:spacing w:line="360" w:lineRule="auto"/>
        <w:ind w:left="360"/>
        <w:jc w:val="both"/>
        <w:rPr>
          <w:lang w:val="en-US"/>
        </w:rPr>
      </w:pPr>
      <w:r w:rsidRPr="00741722">
        <w:rPr>
          <w:lang w:val="en-US"/>
        </w:rPr>
        <w:t xml:space="preserve">        stat.shouldStopMoving = true; // Dừng lại khi trong tầm đánh</w:t>
      </w:r>
    </w:p>
    <w:p w14:paraId="2C04F492" w14:textId="77777777" w:rsidR="00741722" w:rsidRPr="00741722" w:rsidRDefault="00741722" w:rsidP="00E05270">
      <w:pPr>
        <w:spacing w:line="360" w:lineRule="auto"/>
        <w:ind w:left="360"/>
        <w:jc w:val="both"/>
        <w:rPr>
          <w:lang w:val="en-US"/>
        </w:rPr>
      </w:pPr>
      <w:r w:rsidRPr="00741722">
        <w:rPr>
          <w:lang w:val="en-US"/>
        </w:rPr>
        <w:t xml:space="preserve">    attackTimer += Time.deltaTime;</w:t>
      </w:r>
    </w:p>
    <w:p w14:paraId="55273D4F" w14:textId="77777777" w:rsidR="00741722" w:rsidRPr="00741722" w:rsidRDefault="00741722" w:rsidP="00E05270">
      <w:pPr>
        <w:spacing w:line="360" w:lineRule="auto"/>
        <w:ind w:left="360"/>
        <w:jc w:val="both"/>
        <w:rPr>
          <w:lang w:val="en-US"/>
        </w:rPr>
      </w:pPr>
      <w:r w:rsidRPr="00741722">
        <w:rPr>
          <w:lang w:val="en-US"/>
        </w:rPr>
        <w:t xml:space="preserve">    if (attackTimer &gt;= timeBetweenAttack &amp;&amp; khoảng_cách &lt;= attackRadius)</w:t>
      </w:r>
    </w:p>
    <w:p w14:paraId="5D67E959" w14:textId="77777777" w:rsidR="00741722" w:rsidRPr="00741722" w:rsidRDefault="00741722" w:rsidP="00E05270">
      <w:pPr>
        <w:spacing w:line="360" w:lineRule="auto"/>
        <w:ind w:left="360"/>
        <w:jc w:val="both"/>
        <w:rPr>
          <w:lang w:val="en-US"/>
        </w:rPr>
      </w:pPr>
      <w:r w:rsidRPr="00741722">
        <w:rPr>
          <w:lang w:val="en-US"/>
        </w:rPr>
        <w:t xml:space="preserve">        anim.SetTrigger("attack"); // Kích hoạt animation tấn công</w:t>
      </w:r>
    </w:p>
    <w:p w14:paraId="766FD984" w14:textId="77777777" w:rsidR="00741722" w:rsidRPr="00741722" w:rsidRDefault="00741722" w:rsidP="00E05270">
      <w:pPr>
        <w:spacing w:line="360" w:lineRule="auto"/>
        <w:ind w:left="360"/>
        <w:jc w:val="both"/>
        <w:rPr>
          <w:lang w:val="en-US"/>
        </w:rPr>
      </w:pPr>
      <w:r w:rsidRPr="00741722">
        <w:rPr>
          <w:lang w:val="en-US"/>
        </w:rPr>
        <w:t>}</w:t>
      </w:r>
    </w:p>
    <w:p w14:paraId="3BF88328" w14:textId="77777777" w:rsidR="00741722" w:rsidRPr="00741722" w:rsidRDefault="00741722" w:rsidP="00E05270">
      <w:pPr>
        <w:spacing w:line="360" w:lineRule="auto"/>
        <w:ind w:left="360"/>
        <w:jc w:val="both"/>
        <w:rPr>
          <w:lang w:val="en-US"/>
        </w:rPr>
      </w:pPr>
      <w:r w:rsidRPr="00741722">
        <w:rPr>
          <w:lang w:val="en-US"/>
        </w:rPr>
        <w:t>else if (Physics2D.OverlapCircle(transform.position, detectionRadius, playerMask))</w:t>
      </w:r>
    </w:p>
    <w:p w14:paraId="0774F139" w14:textId="1F0AB3F8" w:rsidR="00741722" w:rsidRPr="00741722" w:rsidRDefault="00741722" w:rsidP="00E05270">
      <w:pPr>
        <w:spacing w:line="360" w:lineRule="auto"/>
        <w:ind w:left="360"/>
        <w:jc w:val="both"/>
        <w:rPr>
          <w:lang w:val="en-US"/>
        </w:rPr>
      </w:pPr>
      <w:r w:rsidRPr="00741722">
        <w:rPr>
          <w:lang w:val="en-US"/>
        </w:rPr>
        <w:t xml:space="preserve">    alerted = true; // Phát hiện người chơi</w:t>
      </w:r>
    </w:p>
    <w:p w14:paraId="1A83C751" w14:textId="39FC9446" w:rsidR="00741722" w:rsidRPr="00741722" w:rsidRDefault="00741722" w:rsidP="00E05270">
      <w:pPr>
        <w:spacing w:line="360" w:lineRule="auto"/>
        <w:ind w:firstLine="360"/>
        <w:jc w:val="both"/>
        <w:rPr>
          <w:lang w:val="en-US"/>
        </w:rPr>
      </w:pPr>
      <w:r w:rsidRPr="00741722">
        <w:rPr>
          <w:lang w:val="en-US"/>
        </w:rPr>
        <w:t>Đặc điểm nổi bật của Crabber là DashForward() – được gọi từ Animation Event trong clip attack, áp lực theo hướng pathfindAI.direction nhân với dashAttackForce, tạo đòn lao tới hiệu quả.</w:t>
      </w:r>
    </w:p>
    <w:p w14:paraId="4C822280" w14:textId="77777777" w:rsidR="00741722" w:rsidRPr="00741722" w:rsidRDefault="00741722" w:rsidP="00E05270">
      <w:pPr>
        <w:pStyle w:val="Heading3"/>
        <w:spacing w:line="360" w:lineRule="auto"/>
      </w:pPr>
      <w:bookmarkStart w:id="310" w:name="_Toc230475802"/>
      <w:r w:rsidRPr="00741722">
        <w:t>4.3.4. DipsaAI.cs và TwistedDipsaAI.cs – AI tầm xa và kế thừa</w:t>
      </w:r>
      <w:bookmarkEnd w:id="310"/>
    </w:p>
    <w:p w14:paraId="3B95055F" w14:textId="520E26AC" w:rsidR="00741722" w:rsidRPr="00741722" w:rsidRDefault="00741722" w:rsidP="00E05270">
      <w:pPr>
        <w:spacing w:line="360" w:lineRule="auto"/>
        <w:ind w:firstLine="360"/>
        <w:jc w:val="both"/>
        <w:rPr>
          <w:lang w:val="en-US"/>
        </w:rPr>
      </w:pPr>
      <w:r w:rsidRPr="00741722">
        <w:rPr>
          <w:lang w:val="en-US"/>
        </w:rPr>
        <w:t xml:space="preserve">DipsaAI là kẻ địch bắn đạn (Projectile) với cơ chế tấn công tầm xa. Khi alerted và người chơi trong phạm vi, gọi Attack() theo chu kỳ timeBetweenAttack: </w:t>
      </w:r>
    </w:p>
    <w:p w14:paraId="5EFBDEBC" w14:textId="77777777" w:rsidR="00741722" w:rsidRPr="00741722" w:rsidRDefault="00741722" w:rsidP="00E05270">
      <w:pPr>
        <w:spacing w:line="360" w:lineRule="auto"/>
        <w:ind w:left="360"/>
        <w:jc w:val="both"/>
        <w:rPr>
          <w:lang w:val="en-US"/>
        </w:rPr>
      </w:pPr>
      <w:r w:rsidRPr="00741722">
        <w:rPr>
          <w:lang w:val="en-US"/>
        </w:rPr>
        <w:t>protected virtual void Attack()</w:t>
      </w:r>
    </w:p>
    <w:p w14:paraId="7F9CA83C" w14:textId="77777777" w:rsidR="00741722" w:rsidRPr="00741722" w:rsidRDefault="00741722" w:rsidP="00E05270">
      <w:pPr>
        <w:spacing w:line="360" w:lineRule="auto"/>
        <w:ind w:left="360"/>
        <w:jc w:val="both"/>
        <w:rPr>
          <w:lang w:val="en-US"/>
        </w:rPr>
      </w:pPr>
      <w:r w:rsidRPr="00741722">
        <w:rPr>
          <w:lang w:val="en-US"/>
        </w:rPr>
        <w:t>{</w:t>
      </w:r>
    </w:p>
    <w:p w14:paraId="37EF131D" w14:textId="77777777" w:rsidR="00741722" w:rsidRPr="00741722" w:rsidRDefault="00741722" w:rsidP="00E05270">
      <w:pPr>
        <w:spacing w:line="360" w:lineRule="auto"/>
        <w:ind w:left="360"/>
        <w:jc w:val="both"/>
        <w:rPr>
          <w:lang w:val="en-US"/>
        </w:rPr>
      </w:pPr>
      <w:r w:rsidRPr="00741722">
        <w:rPr>
          <w:lang w:val="en-US"/>
        </w:rPr>
        <w:lastRenderedPageBreak/>
        <w:t xml:space="preserve">    StartCoroutine(stat.StopMoving()); // Dừng lại khi bắn</w:t>
      </w:r>
    </w:p>
    <w:p w14:paraId="69BD0930" w14:textId="77777777" w:rsidR="00741722" w:rsidRPr="00741722" w:rsidRDefault="00741722" w:rsidP="00E05270">
      <w:pPr>
        <w:spacing w:line="360" w:lineRule="auto"/>
        <w:ind w:left="360"/>
        <w:jc w:val="both"/>
        <w:rPr>
          <w:lang w:val="en-US"/>
        </w:rPr>
      </w:pPr>
      <w:r w:rsidRPr="00741722">
        <w:rPr>
          <w:lang w:val="en-US"/>
        </w:rPr>
        <w:t xml:space="preserve">    Vector2 playerDirection = (player.position - transform.position).normalized;</w:t>
      </w:r>
    </w:p>
    <w:p w14:paraId="1416657C" w14:textId="77777777" w:rsidR="00741722" w:rsidRPr="00741722" w:rsidRDefault="00741722" w:rsidP="00E05270">
      <w:pPr>
        <w:spacing w:line="360" w:lineRule="auto"/>
        <w:ind w:left="360"/>
        <w:jc w:val="both"/>
        <w:rPr>
          <w:lang w:val="en-US"/>
        </w:rPr>
      </w:pPr>
      <w:r w:rsidRPr="00741722">
        <w:rPr>
          <w:lang w:val="en-US"/>
        </w:rPr>
        <w:t xml:space="preserve">    GameObject newBullet = Instantiate(bulletPrefab, shootPos.position, Quaternion.identity);</w:t>
      </w:r>
    </w:p>
    <w:p w14:paraId="3A4000DE" w14:textId="77777777" w:rsidR="00741722" w:rsidRPr="00741722" w:rsidRDefault="00741722" w:rsidP="00E05270">
      <w:pPr>
        <w:spacing w:line="360" w:lineRule="auto"/>
        <w:ind w:left="360"/>
        <w:jc w:val="both"/>
        <w:rPr>
          <w:lang w:val="en-US"/>
        </w:rPr>
      </w:pPr>
      <w:r w:rsidRPr="00741722">
        <w:rPr>
          <w:lang w:val="en-US"/>
        </w:rPr>
        <w:t xml:space="preserve">    newBullet.GetComponent&lt;Rigidbody2D&gt;().linearVelocity = playerDirection * bulletSpeed;</w:t>
      </w:r>
    </w:p>
    <w:p w14:paraId="4D35EE5F" w14:textId="6D0857F3" w:rsidR="00741722" w:rsidRPr="00741722" w:rsidRDefault="00741722" w:rsidP="00E05270">
      <w:pPr>
        <w:spacing w:line="360" w:lineRule="auto"/>
        <w:ind w:left="360"/>
        <w:jc w:val="both"/>
        <w:rPr>
          <w:lang w:val="en-US"/>
        </w:rPr>
      </w:pPr>
      <w:r w:rsidRPr="00741722">
        <w:rPr>
          <w:lang w:val="en-US"/>
        </w:rPr>
        <w:t>}</w:t>
      </w:r>
    </w:p>
    <w:p w14:paraId="79466141" w14:textId="7F22EB04" w:rsidR="00741722" w:rsidRPr="00741722" w:rsidRDefault="00741722" w:rsidP="00E05270">
      <w:pPr>
        <w:spacing w:line="360" w:lineRule="auto"/>
        <w:ind w:firstLine="360"/>
        <w:jc w:val="both"/>
        <w:rPr>
          <w:lang w:val="en-US"/>
        </w:rPr>
      </w:pPr>
      <w:r w:rsidRPr="00741722">
        <w:rPr>
          <w:lang w:val="en-US"/>
        </w:rPr>
        <w:t>TwistedDipsaAI kế thừa DipsaAI và override phương thức Attack() để bắn 3 đạn theo hình quạt (spread pattern). Mảng bulletPrefabs được xáo trộn ngẫu nhiên trước mỗi lần bắn (ShuffleBulletArray) để tạo sự đa dạng về loại đạn:</w:t>
      </w:r>
    </w:p>
    <w:p w14:paraId="1C0DFAE5" w14:textId="77777777" w:rsidR="00741722" w:rsidRPr="00741722" w:rsidRDefault="00741722" w:rsidP="00E05270">
      <w:pPr>
        <w:spacing w:line="360" w:lineRule="auto"/>
        <w:ind w:left="360"/>
        <w:jc w:val="both"/>
        <w:rPr>
          <w:lang w:val="en-US"/>
        </w:rPr>
      </w:pPr>
      <w:r w:rsidRPr="00741722">
        <w:rPr>
          <w:lang w:val="en-US"/>
        </w:rPr>
        <w:t>protected override void Attack()</w:t>
      </w:r>
    </w:p>
    <w:p w14:paraId="5F5ED577" w14:textId="77777777" w:rsidR="00741722" w:rsidRPr="00741722" w:rsidRDefault="00741722" w:rsidP="00E05270">
      <w:pPr>
        <w:spacing w:line="360" w:lineRule="auto"/>
        <w:ind w:left="360"/>
        <w:jc w:val="both"/>
        <w:rPr>
          <w:lang w:val="en-US"/>
        </w:rPr>
      </w:pPr>
      <w:r w:rsidRPr="00741722">
        <w:rPr>
          <w:lang w:val="en-US"/>
        </w:rPr>
        <w:t>{</w:t>
      </w:r>
    </w:p>
    <w:p w14:paraId="543031DC" w14:textId="77777777" w:rsidR="00741722" w:rsidRPr="00741722" w:rsidRDefault="00741722" w:rsidP="00E05270">
      <w:pPr>
        <w:spacing w:line="360" w:lineRule="auto"/>
        <w:ind w:left="360"/>
        <w:jc w:val="both"/>
        <w:rPr>
          <w:lang w:val="en-US"/>
        </w:rPr>
      </w:pPr>
      <w:r w:rsidRPr="00741722">
        <w:rPr>
          <w:lang w:val="en-US"/>
        </w:rPr>
        <w:t xml:space="preserve">    ShuffleBulletArray(); // Xáo trộn loại đạn ngẫu nhiên</w:t>
      </w:r>
    </w:p>
    <w:p w14:paraId="57F5B9E2" w14:textId="77777777" w:rsidR="00741722" w:rsidRPr="00741722" w:rsidRDefault="00741722" w:rsidP="00E05270">
      <w:pPr>
        <w:spacing w:line="360" w:lineRule="auto"/>
        <w:ind w:left="360"/>
        <w:jc w:val="both"/>
        <w:rPr>
          <w:lang w:val="en-US"/>
        </w:rPr>
      </w:pPr>
      <w:r w:rsidRPr="00741722">
        <w:rPr>
          <w:lang w:val="en-US"/>
        </w:rPr>
        <w:t xml:space="preserve">    Vector2 dir = (player.position - transform.position).normalized;</w:t>
      </w:r>
    </w:p>
    <w:p w14:paraId="08E901B3" w14:textId="77777777" w:rsidR="00741722" w:rsidRPr="00741722" w:rsidRDefault="00741722" w:rsidP="00E05270">
      <w:pPr>
        <w:spacing w:line="360" w:lineRule="auto"/>
        <w:ind w:left="360"/>
        <w:jc w:val="both"/>
        <w:rPr>
          <w:lang w:val="en-US"/>
        </w:rPr>
      </w:pPr>
      <w:r w:rsidRPr="00741722">
        <w:rPr>
          <w:lang w:val="en-US"/>
        </w:rPr>
        <w:t xml:space="preserve">    Vector2 spread1 = Quaternion.Euler(0,0, spreadAngle) * dir;</w:t>
      </w:r>
    </w:p>
    <w:p w14:paraId="6DF2E766" w14:textId="77777777" w:rsidR="00741722" w:rsidRPr="00741722" w:rsidRDefault="00741722" w:rsidP="00E05270">
      <w:pPr>
        <w:spacing w:line="360" w:lineRule="auto"/>
        <w:ind w:left="360"/>
        <w:jc w:val="both"/>
        <w:rPr>
          <w:lang w:val="en-US"/>
        </w:rPr>
      </w:pPr>
      <w:r w:rsidRPr="00741722">
        <w:rPr>
          <w:lang w:val="en-US"/>
        </w:rPr>
        <w:t xml:space="preserve">    Vector2 spread2 = Quaternion.Euler(0,0,-spreadAngle) * dir;</w:t>
      </w:r>
    </w:p>
    <w:p w14:paraId="1AA416D0" w14:textId="77777777" w:rsidR="00741722" w:rsidRPr="00741722" w:rsidRDefault="00741722" w:rsidP="00E05270">
      <w:pPr>
        <w:spacing w:line="360" w:lineRule="auto"/>
        <w:ind w:left="360"/>
        <w:jc w:val="both"/>
        <w:rPr>
          <w:lang w:val="en-US"/>
        </w:rPr>
      </w:pPr>
      <w:r w:rsidRPr="00741722">
        <w:rPr>
          <w:lang w:val="en-US"/>
        </w:rPr>
        <w:t xml:space="preserve">    // Bắn 3 đạn: chính giữa + 2 hướng spread</w:t>
      </w:r>
    </w:p>
    <w:p w14:paraId="240BECA0" w14:textId="77777777" w:rsidR="00741722" w:rsidRPr="00741722" w:rsidRDefault="00741722" w:rsidP="00E05270">
      <w:pPr>
        <w:spacing w:line="360" w:lineRule="auto"/>
        <w:ind w:left="360"/>
        <w:jc w:val="both"/>
        <w:rPr>
          <w:lang w:val="en-US"/>
        </w:rPr>
      </w:pPr>
      <w:r w:rsidRPr="00741722">
        <w:rPr>
          <w:lang w:val="en-US"/>
        </w:rPr>
        <w:t xml:space="preserve">    Instantiate(bulletPrefabs[0]).rb.velocity = dir * bulletSpeed;</w:t>
      </w:r>
    </w:p>
    <w:p w14:paraId="78817F67" w14:textId="77777777" w:rsidR="00741722" w:rsidRPr="00741722" w:rsidRDefault="00741722" w:rsidP="00E05270">
      <w:pPr>
        <w:spacing w:line="360" w:lineRule="auto"/>
        <w:ind w:left="360"/>
        <w:jc w:val="both"/>
        <w:rPr>
          <w:lang w:val="en-US"/>
        </w:rPr>
      </w:pPr>
      <w:r w:rsidRPr="00741722">
        <w:rPr>
          <w:lang w:val="en-US"/>
        </w:rPr>
        <w:t xml:space="preserve">    Instantiate(bulletPrefabs[1]).rb.velocity = spread1 * bulletSpeed;</w:t>
      </w:r>
    </w:p>
    <w:p w14:paraId="1B0184FC" w14:textId="77777777" w:rsidR="00741722" w:rsidRPr="00741722" w:rsidRDefault="00741722" w:rsidP="00E05270">
      <w:pPr>
        <w:spacing w:line="360" w:lineRule="auto"/>
        <w:ind w:left="360"/>
        <w:jc w:val="both"/>
        <w:rPr>
          <w:lang w:val="en-US"/>
        </w:rPr>
      </w:pPr>
      <w:r w:rsidRPr="00741722">
        <w:rPr>
          <w:lang w:val="en-US"/>
        </w:rPr>
        <w:t xml:space="preserve">    Instantiate(bulletPrefabs[2]).rb.velocity = spread2 * bulletSpeed;</w:t>
      </w:r>
    </w:p>
    <w:p w14:paraId="4CE4A67C" w14:textId="6123A8E2" w:rsidR="00741722" w:rsidRPr="00741722" w:rsidRDefault="00741722" w:rsidP="00E05270">
      <w:pPr>
        <w:spacing w:line="360" w:lineRule="auto"/>
        <w:ind w:left="360"/>
        <w:jc w:val="both"/>
        <w:rPr>
          <w:lang w:val="en-US"/>
        </w:rPr>
      </w:pPr>
      <w:r w:rsidRPr="00741722">
        <w:rPr>
          <w:lang w:val="en-US"/>
        </w:rPr>
        <w:t>}</w:t>
      </w:r>
    </w:p>
    <w:p w14:paraId="7AD3B5B1" w14:textId="77777777" w:rsidR="00741722" w:rsidRPr="00741722" w:rsidRDefault="00741722" w:rsidP="00E05270">
      <w:pPr>
        <w:pStyle w:val="Heading3"/>
        <w:spacing w:line="360" w:lineRule="auto"/>
      </w:pPr>
      <w:bookmarkStart w:id="311" w:name="_Toc230475803"/>
      <w:r w:rsidRPr="00741722">
        <w:t>4.3.5. CrawlingAI.cs – AI di chuyển theo bề mặt</w:t>
      </w:r>
      <w:bookmarkEnd w:id="311"/>
    </w:p>
    <w:p w14:paraId="1A7CBCC1" w14:textId="682340F6" w:rsidR="00741722" w:rsidRPr="00741722" w:rsidRDefault="00741722" w:rsidP="00E05270">
      <w:pPr>
        <w:spacing w:line="360" w:lineRule="auto"/>
        <w:ind w:firstLine="360"/>
        <w:jc w:val="both"/>
        <w:rPr>
          <w:lang w:val="en-US"/>
        </w:rPr>
      </w:pPr>
      <w:r w:rsidRPr="00741722">
        <w:rPr>
          <w:lang w:val="en-US"/>
        </w:rPr>
        <w:t>CrawlingAI là loại kẻ địch đặc biệt có thể di chuyển theo bề mặt (tường, trần) thay vì di chuyển ngang đơn giản. Script sử dụng Raycast và OverlapCircle để phát hiện vách và hố:</w:t>
      </w:r>
    </w:p>
    <w:p w14:paraId="3E61F04F" w14:textId="77777777" w:rsidR="00741722" w:rsidRPr="00741722" w:rsidRDefault="00741722" w:rsidP="00E05270">
      <w:pPr>
        <w:spacing w:line="360" w:lineRule="auto"/>
        <w:ind w:left="360"/>
        <w:rPr>
          <w:lang w:val="en-US"/>
        </w:rPr>
      </w:pPr>
      <w:r w:rsidRPr="00741722">
        <w:rPr>
          <w:lang w:val="en-US"/>
        </w:rPr>
        <w:t>RaycastHit2D groundInfo = Physics2D.Raycast(checkObstaclePos.position,</w:t>
      </w:r>
    </w:p>
    <w:p w14:paraId="4E4CE961" w14:textId="77777777" w:rsidR="00741722" w:rsidRPr="00741722" w:rsidRDefault="00741722" w:rsidP="00E05270">
      <w:pPr>
        <w:spacing w:line="360" w:lineRule="auto"/>
        <w:ind w:left="360"/>
        <w:rPr>
          <w:lang w:val="en-US"/>
        </w:rPr>
      </w:pPr>
      <w:r w:rsidRPr="00741722">
        <w:rPr>
          <w:lang w:val="en-US"/>
        </w:rPr>
        <w:t xml:space="preserve">                                            Vector2.down, 1f, ~notWallMask);</w:t>
      </w:r>
    </w:p>
    <w:p w14:paraId="77A2108B" w14:textId="77777777" w:rsidR="00741722" w:rsidRPr="00741722" w:rsidRDefault="00741722" w:rsidP="00E05270">
      <w:pPr>
        <w:spacing w:line="360" w:lineRule="auto"/>
        <w:ind w:left="360"/>
        <w:rPr>
          <w:lang w:val="en-US"/>
        </w:rPr>
      </w:pPr>
      <w:r w:rsidRPr="00741722">
        <w:rPr>
          <w:lang w:val="en-US"/>
        </w:rPr>
        <w:lastRenderedPageBreak/>
        <w:t>nearFall = !groundInfo.collider; // Không có đất phía dưới</w:t>
      </w:r>
    </w:p>
    <w:p w14:paraId="1F618A53" w14:textId="77777777" w:rsidR="00741722" w:rsidRPr="00741722" w:rsidRDefault="00741722" w:rsidP="00E05270">
      <w:pPr>
        <w:spacing w:line="360" w:lineRule="auto"/>
        <w:ind w:left="360"/>
        <w:rPr>
          <w:lang w:val="en-US"/>
        </w:rPr>
      </w:pPr>
      <w:r w:rsidRPr="00741722">
        <w:rPr>
          <w:lang w:val="en-US"/>
        </w:rPr>
        <w:t>nearWall = Physics2D.OverlapCircle(checkObstaclePos.position, 0.1f, ~notWallMask);</w:t>
      </w:r>
    </w:p>
    <w:p w14:paraId="4FD54AC6" w14:textId="2B80182D" w:rsidR="00741722" w:rsidRPr="00741722" w:rsidRDefault="00741722" w:rsidP="00E05270">
      <w:pPr>
        <w:spacing w:line="360" w:lineRule="auto"/>
        <w:ind w:left="360"/>
        <w:rPr>
          <w:lang w:val="en-US"/>
        </w:rPr>
      </w:pPr>
      <w:r w:rsidRPr="00741722">
        <w:rPr>
          <w:lang w:val="en-US"/>
        </w:rPr>
        <w:t xml:space="preserve">if (stabilized &amp;&amp; (nearFall || nearWall)) ChangeDirection(); </w:t>
      </w:r>
    </w:p>
    <w:p w14:paraId="2659B7E5" w14:textId="7960C660" w:rsidR="00741722" w:rsidRPr="00741722" w:rsidRDefault="00741722" w:rsidP="00E05270">
      <w:pPr>
        <w:spacing w:line="360" w:lineRule="auto"/>
        <w:ind w:firstLine="360"/>
        <w:jc w:val="both"/>
        <w:rPr>
          <w:lang w:val="en-US"/>
        </w:rPr>
      </w:pPr>
      <w:r w:rsidRPr="00741722">
        <w:rPr>
          <w:lang w:val="en-US"/>
        </w:rPr>
        <w:t>Cơ chế stabilized tránh đổi hướng liên tục: kẻ địch chỉ đổi hướng khi đã di chuyển ổn định và sau đó mới gặp vách/hố. Vector di chuyển được áp dụng qua Lerp để chuyển động mượt mà hơn.</w:t>
      </w:r>
    </w:p>
    <w:p w14:paraId="5AF08ECD" w14:textId="77777777" w:rsidR="00741722" w:rsidRPr="00741722" w:rsidRDefault="00741722" w:rsidP="00E05270">
      <w:pPr>
        <w:pStyle w:val="Heading2"/>
        <w:spacing w:line="360" w:lineRule="auto"/>
      </w:pPr>
      <w:bookmarkStart w:id="312" w:name="_Toc230475804"/>
      <w:r w:rsidRPr="00741722">
        <w:t>4.4. Triển khai hệ thống bản đồ và chuyển cảnh</w:t>
      </w:r>
      <w:bookmarkEnd w:id="312"/>
    </w:p>
    <w:p w14:paraId="59A33AAB" w14:textId="77777777" w:rsidR="00741722" w:rsidRPr="00741722" w:rsidRDefault="00741722" w:rsidP="00E05270">
      <w:pPr>
        <w:pStyle w:val="Heading3"/>
        <w:spacing w:line="360" w:lineRule="auto"/>
      </w:pPr>
      <w:bookmarkStart w:id="313" w:name="_Toc230475805"/>
      <w:r w:rsidRPr="00741722">
        <w:t>4.4.1. LevelLoader.cs – Additive Scene Loading</w:t>
      </w:r>
      <w:bookmarkEnd w:id="313"/>
    </w:p>
    <w:p w14:paraId="58C59AE6" w14:textId="32C88FB0" w:rsidR="00741722" w:rsidRPr="00741722" w:rsidRDefault="00741722" w:rsidP="00E05270">
      <w:pPr>
        <w:spacing w:line="360" w:lineRule="auto"/>
        <w:ind w:firstLine="360"/>
        <w:jc w:val="both"/>
        <w:rPr>
          <w:lang w:val="en-US"/>
        </w:rPr>
      </w:pPr>
      <w:r w:rsidRPr="00741722">
        <w:rPr>
          <w:lang w:val="en-US"/>
        </w:rPr>
        <w:t xml:space="preserve">LevelLoader là scene quản lý tồn tại xuyên suốt (DontDestroyOnLoad), chịu trách nhiệm tải và chuyển đổi giữa các scene phòng. Script đăng ký lắng nghe sự kiện SceneManager.sceneLoaded để xử lý sau khi scene mới được load: </w:t>
      </w:r>
    </w:p>
    <w:p w14:paraId="2FD446D7" w14:textId="77777777" w:rsidR="00741722" w:rsidRPr="00741722" w:rsidRDefault="00741722" w:rsidP="00E05270">
      <w:pPr>
        <w:spacing w:line="360" w:lineRule="auto"/>
        <w:ind w:left="360"/>
        <w:jc w:val="both"/>
        <w:rPr>
          <w:lang w:val="en-US"/>
        </w:rPr>
      </w:pPr>
      <w:r w:rsidRPr="00741722">
        <w:rPr>
          <w:lang w:val="en-US"/>
        </w:rPr>
        <w:t>private void OnEnable() { SceneManager.sceneLoaded += SceneChange; }</w:t>
      </w:r>
    </w:p>
    <w:p w14:paraId="7DAE8569" w14:textId="77777777" w:rsidR="00741722" w:rsidRPr="00741722" w:rsidRDefault="00741722" w:rsidP="00E05270">
      <w:pPr>
        <w:spacing w:line="360" w:lineRule="auto"/>
        <w:ind w:left="360"/>
        <w:jc w:val="both"/>
        <w:rPr>
          <w:lang w:val="en-US"/>
        </w:rPr>
      </w:pPr>
      <w:r w:rsidRPr="00741722">
        <w:rPr>
          <w:lang w:val="en-US"/>
        </w:rPr>
        <w:t>public void SceneChange(Scene scene, LoadSceneMode mode)</w:t>
      </w:r>
    </w:p>
    <w:p w14:paraId="2B410F26" w14:textId="77777777" w:rsidR="00741722" w:rsidRPr="00741722" w:rsidRDefault="00741722" w:rsidP="00E05270">
      <w:pPr>
        <w:spacing w:line="360" w:lineRule="auto"/>
        <w:ind w:left="360"/>
        <w:jc w:val="both"/>
        <w:rPr>
          <w:lang w:val="en-US"/>
        </w:rPr>
      </w:pPr>
      <w:r w:rsidRPr="00741722">
        <w:rPr>
          <w:lang w:val="en-US"/>
        </w:rPr>
        <w:t>{</w:t>
      </w:r>
    </w:p>
    <w:p w14:paraId="79EEDDF9" w14:textId="77777777" w:rsidR="00741722" w:rsidRPr="00741722" w:rsidRDefault="00741722" w:rsidP="00E05270">
      <w:pPr>
        <w:spacing w:line="360" w:lineRule="auto"/>
        <w:ind w:left="360"/>
        <w:jc w:val="both"/>
        <w:rPr>
          <w:lang w:val="en-US"/>
        </w:rPr>
      </w:pPr>
      <w:r w:rsidRPr="00741722">
        <w:rPr>
          <w:lang w:val="en-US"/>
        </w:rPr>
        <w:t xml:space="preserve">    GameMaster.instance.PatchInventoryReference();</w:t>
      </w:r>
    </w:p>
    <w:p w14:paraId="5BC689FF" w14:textId="77777777" w:rsidR="00741722" w:rsidRPr="00741722" w:rsidRDefault="00741722" w:rsidP="00E05270">
      <w:pPr>
        <w:spacing w:line="360" w:lineRule="auto"/>
        <w:ind w:left="360"/>
        <w:jc w:val="both"/>
        <w:rPr>
          <w:lang w:val="en-US"/>
        </w:rPr>
      </w:pPr>
      <w:r w:rsidRPr="00741722">
        <w:rPr>
          <w:lang w:val="en-US"/>
        </w:rPr>
        <w:t xml:space="preserve">    GameMaster.instance.AddVisitedRoom(scene.name);</w:t>
      </w:r>
    </w:p>
    <w:p w14:paraId="6AA8F53E" w14:textId="77777777" w:rsidR="00741722" w:rsidRPr="00741722" w:rsidRDefault="00741722" w:rsidP="00E05270">
      <w:pPr>
        <w:spacing w:line="360" w:lineRule="auto"/>
        <w:ind w:left="360"/>
        <w:jc w:val="both"/>
        <w:rPr>
          <w:lang w:val="en-US"/>
        </w:rPr>
      </w:pPr>
      <w:r w:rsidRPr="00741722">
        <w:rPr>
          <w:lang w:val="en-US"/>
        </w:rPr>
        <w:t xml:space="preserve">    UpdatePlayerPosition(); // Cập nhật vị trí nhân vật</w:t>
      </w:r>
    </w:p>
    <w:p w14:paraId="6ED54428" w14:textId="77777777" w:rsidR="00741722" w:rsidRPr="00741722" w:rsidRDefault="00741722" w:rsidP="00E05270">
      <w:pPr>
        <w:spacing w:line="360" w:lineRule="auto"/>
        <w:ind w:left="360"/>
        <w:jc w:val="both"/>
        <w:rPr>
          <w:lang w:val="en-US"/>
        </w:rPr>
      </w:pPr>
      <w:r w:rsidRPr="00741722">
        <w:rPr>
          <w:lang w:val="en-US"/>
        </w:rPr>
        <w:t>}</w:t>
      </w:r>
    </w:p>
    <w:p w14:paraId="78B6419F" w14:textId="66261EA6" w:rsidR="00741722" w:rsidRPr="00741722" w:rsidRDefault="00741722" w:rsidP="00E05270">
      <w:pPr>
        <w:spacing w:line="360" w:lineRule="auto"/>
        <w:ind w:firstLine="360"/>
        <w:jc w:val="both"/>
        <w:rPr>
          <w:lang w:val="en-US"/>
        </w:rPr>
      </w:pPr>
      <w:r w:rsidRPr="00741722">
        <w:rPr>
          <w:lang w:val="en-US"/>
        </w:rPr>
        <w:t>Hàm LoadLevel() thực hiện chuyển cảnh với hiệu ứng fade: vô hiệu hóa input nhân vật, đặt gravityScale = 0, kích hoạt animation fade-out, chờ transitionTime giây rồi gọi SceneManager.LoadScene():</w:t>
      </w:r>
    </w:p>
    <w:p w14:paraId="0300692D" w14:textId="77777777" w:rsidR="00741722" w:rsidRPr="00741722" w:rsidRDefault="00741722" w:rsidP="00E05270">
      <w:pPr>
        <w:spacing w:line="360" w:lineRule="auto"/>
        <w:ind w:left="360"/>
        <w:jc w:val="both"/>
        <w:rPr>
          <w:lang w:val="en-US"/>
        </w:rPr>
      </w:pPr>
      <w:r w:rsidRPr="00741722">
        <w:rPr>
          <w:lang w:val="en-US"/>
        </w:rPr>
        <w:t>private IEnumerator LoadingScreen(string sceneName)</w:t>
      </w:r>
    </w:p>
    <w:p w14:paraId="41CF92ED" w14:textId="77777777" w:rsidR="00741722" w:rsidRPr="00741722" w:rsidRDefault="00741722" w:rsidP="00E05270">
      <w:pPr>
        <w:spacing w:line="360" w:lineRule="auto"/>
        <w:ind w:left="360"/>
        <w:jc w:val="both"/>
        <w:rPr>
          <w:lang w:val="en-US"/>
        </w:rPr>
      </w:pPr>
      <w:r w:rsidRPr="00741722">
        <w:rPr>
          <w:lang w:val="en-US"/>
        </w:rPr>
        <w:t>{</w:t>
      </w:r>
    </w:p>
    <w:p w14:paraId="5344750D" w14:textId="77777777" w:rsidR="00741722" w:rsidRPr="00741722" w:rsidRDefault="00741722" w:rsidP="00E05270">
      <w:pPr>
        <w:spacing w:line="360" w:lineRule="auto"/>
        <w:ind w:left="360"/>
        <w:jc w:val="both"/>
        <w:rPr>
          <w:lang w:val="en-US"/>
        </w:rPr>
      </w:pPr>
      <w:r w:rsidRPr="00741722">
        <w:rPr>
          <w:lang w:val="en-US"/>
        </w:rPr>
        <w:t xml:space="preserve">    anim.SetBool("changeScene", true);  // Fade out</w:t>
      </w:r>
    </w:p>
    <w:p w14:paraId="044B543C" w14:textId="77777777" w:rsidR="00741722" w:rsidRPr="00741722" w:rsidRDefault="00741722" w:rsidP="00E05270">
      <w:pPr>
        <w:spacing w:line="360" w:lineRule="auto"/>
        <w:ind w:left="360"/>
        <w:jc w:val="both"/>
        <w:rPr>
          <w:lang w:val="en-US"/>
        </w:rPr>
      </w:pPr>
      <w:r w:rsidRPr="00741722">
        <w:rPr>
          <w:lang w:val="en-US"/>
        </w:rPr>
        <w:t xml:space="preserve">    yield return new WaitForSeconds(transitionTime);</w:t>
      </w:r>
    </w:p>
    <w:p w14:paraId="58EB3379" w14:textId="77777777" w:rsidR="00741722" w:rsidRPr="00741722" w:rsidRDefault="00741722" w:rsidP="00E05270">
      <w:pPr>
        <w:spacing w:line="360" w:lineRule="auto"/>
        <w:ind w:left="360"/>
        <w:jc w:val="both"/>
        <w:rPr>
          <w:lang w:val="en-US"/>
        </w:rPr>
      </w:pPr>
      <w:r w:rsidRPr="00741722">
        <w:rPr>
          <w:lang w:val="en-US"/>
        </w:rPr>
        <w:t xml:space="preserve">    SceneManager.LoadScene(sceneName);   // Load scene mới</w:t>
      </w:r>
    </w:p>
    <w:p w14:paraId="52229334" w14:textId="77777777" w:rsidR="00741722" w:rsidRPr="00741722" w:rsidRDefault="00741722" w:rsidP="00E05270">
      <w:pPr>
        <w:spacing w:line="360" w:lineRule="auto"/>
        <w:ind w:left="360"/>
        <w:jc w:val="both"/>
        <w:rPr>
          <w:lang w:val="en-US"/>
        </w:rPr>
      </w:pPr>
      <w:r w:rsidRPr="00741722">
        <w:rPr>
          <w:lang w:val="en-US"/>
        </w:rPr>
        <w:lastRenderedPageBreak/>
        <w:t xml:space="preserve">    anim.SetBool("changeScene", false); // Fade in</w:t>
      </w:r>
    </w:p>
    <w:p w14:paraId="13762176" w14:textId="77777777" w:rsidR="00741722" w:rsidRPr="00741722" w:rsidRDefault="00741722" w:rsidP="00E05270">
      <w:pPr>
        <w:spacing w:line="360" w:lineRule="auto"/>
        <w:ind w:left="360"/>
        <w:jc w:val="both"/>
        <w:rPr>
          <w:lang w:val="en-US"/>
        </w:rPr>
      </w:pPr>
      <w:r w:rsidRPr="00741722">
        <w:rPr>
          <w:lang w:val="en-US"/>
        </w:rPr>
        <w:t>}</w:t>
      </w:r>
    </w:p>
    <w:p w14:paraId="35EE711A" w14:textId="77777777" w:rsidR="00741722" w:rsidRPr="00741722" w:rsidRDefault="00741722" w:rsidP="00E05270">
      <w:pPr>
        <w:spacing w:line="360" w:lineRule="auto"/>
        <w:ind w:left="360"/>
        <w:jc w:val="both"/>
        <w:rPr>
          <w:lang w:val="en-US"/>
        </w:rPr>
      </w:pPr>
      <w:r w:rsidRPr="00741722">
        <w:rPr>
          <w:lang w:val="en-US"/>
        </w:rPr>
        <w:t xml:space="preserve"> </w:t>
      </w:r>
    </w:p>
    <w:p w14:paraId="1775C5FE" w14:textId="77777777" w:rsidR="00741722" w:rsidRPr="00741722" w:rsidRDefault="00741722" w:rsidP="00E05270">
      <w:pPr>
        <w:pStyle w:val="Heading3"/>
        <w:spacing w:line="360" w:lineRule="auto"/>
      </w:pPr>
      <w:bookmarkStart w:id="314" w:name="_Toc230475806"/>
      <w:r w:rsidRPr="00741722">
        <w:t>4.4.2. Hệ thống RestChair và Respawn</w:t>
      </w:r>
      <w:bookmarkEnd w:id="314"/>
    </w:p>
    <w:p w14:paraId="6180185F" w14:textId="34C4A1EB" w:rsidR="00741722" w:rsidRPr="00741722" w:rsidRDefault="00741722" w:rsidP="00E05270">
      <w:pPr>
        <w:spacing w:line="360" w:lineRule="auto"/>
        <w:ind w:firstLine="360"/>
        <w:jc w:val="both"/>
        <w:rPr>
          <w:lang w:val="en-US"/>
        </w:rPr>
      </w:pPr>
      <w:r w:rsidRPr="00741722">
        <w:rPr>
          <w:lang w:val="en-US"/>
        </w:rPr>
        <w:t>RestChair.cs triển khai hệ thống điểm lưu game (checkpoint). Khi người chơi ngồi vào ghế (GetOnChair()), game thực hiện đồng thời nhiều tác vụ:</w:t>
      </w:r>
      <w:r w:rsidR="00C535C1">
        <w:rPr>
          <w:lang w:val="en-US"/>
        </w:rPr>
        <w:tab/>
      </w:r>
    </w:p>
    <w:p w14:paraId="0A33EFFF" w14:textId="77777777" w:rsidR="00741722" w:rsidRPr="00C535C1" w:rsidRDefault="00741722" w:rsidP="00E05270">
      <w:pPr>
        <w:pStyle w:val="ListParagraph"/>
        <w:numPr>
          <w:ilvl w:val="0"/>
          <w:numId w:val="58"/>
        </w:numPr>
        <w:spacing w:line="360" w:lineRule="auto"/>
        <w:rPr>
          <w:lang w:val="en-US"/>
        </w:rPr>
      </w:pPr>
      <w:r w:rsidRPr="00C535C1">
        <w:rPr>
          <w:lang w:val="en-US"/>
        </w:rPr>
        <w:t>Đặt nhân vật vào vị trí ngồi (sittingPos), làm kinematic Rigidbody.</w:t>
      </w:r>
    </w:p>
    <w:p w14:paraId="058ACA4E" w14:textId="77777777" w:rsidR="00741722" w:rsidRPr="00C535C1" w:rsidRDefault="00741722" w:rsidP="00E05270">
      <w:pPr>
        <w:pStyle w:val="ListParagraph"/>
        <w:numPr>
          <w:ilvl w:val="0"/>
          <w:numId w:val="58"/>
        </w:numPr>
        <w:spacing w:line="360" w:lineRule="auto"/>
        <w:rPr>
          <w:lang w:val="en-US"/>
        </w:rPr>
      </w:pPr>
      <w:r w:rsidRPr="00C535C1">
        <w:rPr>
          <w:lang w:val="en-US"/>
        </w:rPr>
        <w:t>Cập nhật respawnChairName trong PlayerData thông qua LevelLoader.UpdateSpawnPoint().</w:t>
      </w:r>
    </w:p>
    <w:p w14:paraId="387FBC72" w14:textId="77777777" w:rsidR="00741722" w:rsidRPr="00C535C1" w:rsidRDefault="00741722" w:rsidP="00E05270">
      <w:pPr>
        <w:pStyle w:val="ListParagraph"/>
        <w:numPr>
          <w:ilvl w:val="0"/>
          <w:numId w:val="58"/>
        </w:numPr>
        <w:spacing w:line="360" w:lineRule="auto"/>
        <w:rPr>
          <w:lang w:val="en-US"/>
        </w:rPr>
      </w:pPr>
      <w:r w:rsidRPr="00C535C1">
        <w:rPr>
          <w:lang w:val="en-US"/>
        </w:rPr>
        <w:t>Bật vô hiệu hóa va chạm với kẻ địch (Physics2D.IgnoreLayerCollision) để nhân vật an toàn khi nghỉ.</w:t>
      </w:r>
    </w:p>
    <w:p w14:paraId="176D3E67" w14:textId="77777777" w:rsidR="00741722" w:rsidRPr="00C535C1" w:rsidRDefault="00741722" w:rsidP="00E05270">
      <w:pPr>
        <w:pStyle w:val="ListParagraph"/>
        <w:numPr>
          <w:ilvl w:val="0"/>
          <w:numId w:val="58"/>
        </w:numPr>
        <w:spacing w:line="360" w:lineRule="auto"/>
        <w:rPr>
          <w:lang w:val="en-US"/>
        </w:rPr>
      </w:pPr>
      <w:r w:rsidRPr="00C535C1">
        <w:rPr>
          <w:lang w:val="en-US"/>
        </w:rPr>
        <w:t>Nạp lại toàn bộ RedTool charge (GameMaster.RefillRedTool()).</w:t>
      </w:r>
    </w:p>
    <w:p w14:paraId="54FFB8DA" w14:textId="77777777" w:rsidR="00741722" w:rsidRPr="00C535C1" w:rsidRDefault="00741722" w:rsidP="00E05270">
      <w:pPr>
        <w:pStyle w:val="ListParagraph"/>
        <w:numPr>
          <w:ilvl w:val="0"/>
          <w:numId w:val="58"/>
        </w:numPr>
        <w:spacing w:line="360" w:lineRule="auto"/>
        <w:rPr>
          <w:lang w:val="en-US"/>
        </w:rPr>
      </w:pPr>
      <w:r w:rsidRPr="00C535C1">
        <w:rPr>
          <w:lang w:val="en-US"/>
        </w:rPr>
        <w:t>Lưu game vĩnh viễn qua SaveSystem.SavePlayerData().</w:t>
      </w:r>
    </w:p>
    <w:p w14:paraId="0EB25464" w14:textId="7F9C68BC" w:rsidR="00741722" w:rsidRPr="00C535C1" w:rsidRDefault="00741722" w:rsidP="00E05270">
      <w:pPr>
        <w:pStyle w:val="ListParagraph"/>
        <w:numPr>
          <w:ilvl w:val="0"/>
          <w:numId w:val="58"/>
        </w:numPr>
        <w:spacing w:line="360" w:lineRule="auto"/>
        <w:rPr>
          <w:lang w:val="en-US"/>
        </w:rPr>
      </w:pPr>
      <w:r w:rsidRPr="00C535C1">
        <w:rPr>
          <w:lang w:val="en-US"/>
        </w:rPr>
        <w:t>Hiển thị animation SoftFlash và text "Đang lưu..." trong 1 giây.</w:t>
      </w:r>
    </w:p>
    <w:p w14:paraId="6A5C2B69" w14:textId="77777777" w:rsidR="00741722" w:rsidRPr="00741722" w:rsidRDefault="00741722" w:rsidP="00E05270">
      <w:pPr>
        <w:spacing w:line="360" w:lineRule="auto"/>
        <w:ind w:firstLine="360"/>
        <w:jc w:val="both"/>
        <w:rPr>
          <w:lang w:val="en-US"/>
        </w:rPr>
      </w:pPr>
      <w:r w:rsidRPr="00741722">
        <w:rPr>
          <w:lang w:val="en-US"/>
        </w:rPr>
        <w:t>Khi nhân vật chết, LevelLoader.Respawn() được gọi: load lại scene chứa RestChair đã lưu, sau đó UpdatePlayerPosition() đặt nhân vật tại vị trí chair tương ứng và gọi chair.GetOnChair() để nhân vật ở trạng thái ngồi ban đầu.</w:t>
      </w:r>
    </w:p>
    <w:p w14:paraId="6CFA45FD" w14:textId="049C5A0A" w:rsidR="00741722" w:rsidRPr="00741722" w:rsidRDefault="00402939" w:rsidP="00E05270">
      <w:pPr>
        <w:spacing w:line="360" w:lineRule="auto"/>
        <w:jc w:val="both"/>
        <w:rPr>
          <w:lang w:val="en-US"/>
        </w:rPr>
      </w:pPr>
      <w:r>
        <w:rPr>
          <w:noProof/>
        </w:rPr>
        <w:drawing>
          <wp:inline distT="0" distB="0" distL="0" distR="0" wp14:anchorId="7D36EC13" wp14:editId="26C240A5">
            <wp:extent cx="5760085" cy="3239770"/>
            <wp:effectExtent l="0" t="0" r="0" b="0"/>
            <wp:docPr id="114088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82203" name=""/>
                    <pic:cNvPicPr/>
                  </pic:nvPicPr>
                  <pic:blipFill>
                    <a:blip r:embed="rId41"/>
                    <a:stretch>
                      <a:fillRect/>
                    </a:stretch>
                  </pic:blipFill>
                  <pic:spPr>
                    <a:xfrm>
                      <a:off x="0" y="0"/>
                      <a:ext cx="5760085" cy="3239770"/>
                    </a:xfrm>
                    <a:prstGeom prst="rect">
                      <a:avLst/>
                    </a:prstGeom>
                  </pic:spPr>
                </pic:pic>
              </a:graphicData>
            </a:graphic>
          </wp:inline>
        </w:drawing>
      </w:r>
    </w:p>
    <w:p w14:paraId="5BDA17FD" w14:textId="6FC7670E" w:rsidR="00741722" w:rsidRPr="00BB5369" w:rsidRDefault="00BB5369" w:rsidP="00E05270">
      <w:pPr>
        <w:pStyle w:val="Caption"/>
      </w:pPr>
      <w:bookmarkStart w:id="315" w:name="_Toc229911246"/>
      <w:bookmarkStart w:id="316" w:name="_Toc230475854"/>
      <w:r>
        <w:t>Hình</w:t>
      </w:r>
      <w:r>
        <w:rPr>
          <w:lang w:val="en-US"/>
        </w:rPr>
        <w:t xml:space="preserve"> 4</w:t>
      </w:r>
      <w:r w:rsidR="00750E63">
        <w:t>.</w:t>
      </w:r>
      <w:r w:rsidR="00750E63">
        <w:fldChar w:fldCharType="begin"/>
      </w:r>
      <w:r w:rsidR="00750E63">
        <w:instrText xml:space="preserve"> SEQ Hình \* ARABIC \s 1 </w:instrText>
      </w:r>
      <w:r w:rsidR="00750E63">
        <w:fldChar w:fldCharType="separate"/>
      </w:r>
      <w:r w:rsidR="00750E63">
        <w:rPr>
          <w:noProof/>
        </w:rPr>
        <w:t>3</w:t>
      </w:r>
      <w:r w:rsidR="00750E63">
        <w:rPr>
          <w:noProof/>
        </w:rPr>
        <w:fldChar w:fldCharType="end"/>
      </w:r>
      <w:r w:rsidR="001F0B14" w:rsidRPr="00BB5369">
        <w:t xml:space="preserve">: </w:t>
      </w:r>
      <w:r w:rsidR="00741722" w:rsidRPr="00BB5369">
        <w:t>RestChair và hệ thống respawn trong game</w:t>
      </w:r>
      <w:bookmarkEnd w:id="315"/>
      <w:bookmarkEnd w:id="316"/>
    </w:p>
    <w:p w14:paraId="58D7226B" w14:textId="77777777" w:rsidR="00741722" w:rsidRPr="00BB5369" w:rsidRDefault="00741722" w:rsidP="00E05270">
      <w:pPr>
        <w:pStyle w:val="Heading3"/>
        <w:spacing w:line="360" w:lineRule="auto"/>
        <w:rPr>
          <w:lang w:val="vi-VN"/>
        </w:rPr>
      </w:pPr>
      <w:bookmarkStart w:id="317" w:name="_Toc230475807"/>
      <w:r w:rsidRPr="00BB5369">
        <w:rPr>
          <w:lang w:val="vi-VN"/>
        </w:rPr>
        <w:lastRenderedPageBreak/>
        <w:t>4.4.3. GameMaster.cs – Quản lý dữ liệu trung tâm</w:t>
      </w:r>
      <w:bookmarkEnd w:id="317"/>
    </w:p>
    <w:p w14:paraId="3529B644" w14:textId="37CD6EFB" w:rsidR="00741722" w:rsidRPr="00BB5369" w:rsidRDefault="00741722" w:rsidP="00E05270">
      <w:pPr>
        <w:spacing w:line="360" w:lineRule="auto"/>
        <w:ind w:firstLine="360"/>
        <w:jc w:val="both"/>
      </w:pPr>
      <w:r w:rsidRPr="00BB5369">
        <w:t>GameMaster là Singleton tồn tại xuyên suốt, quản lý toàn bộ dữ liệu game thông qua hai ScriptableObject:</w:t>
      </w:r>
    </w:p>
    <w:p w14:paraId="1C422F4A" w14:textId="77777777" w:rsidR="00741722" w:rsidRPr="00BB5369" w:rsidRDefault="00741722" w:rsidP="00E05270">
      <w:pPr>
        <w:pStyle w:val="ListParagraph"/>
        <w:numPr>
          <w:ilvl w:val="0"/>
          <w:numId w:val="59"/>
        </w:numPr>
        <w:spacing w:line="360" w:lineRule="auto"/>
        <w:jc w:val="both"/>
      </w:pPr>
      <w:r w:rsidRPr="00BB5369">
        <w:t>PlayerData: Lưu thông tin nhân vật gồm HP hiện tại/tối đa, Silk hiện tại/tối đa, Lifeblood HP, vị trí respawn, điểm spawn tên chair, danh sách Talisman đã tìm thấy, danh sách RedTool/BlueTool/YellowTool đã trang bị, charge còn lại của từng tool.</w:t>
      </w:r>
    </w:p>
    <w:p w14:paraId="192B3B2C" w14:textId="4625D837" w:rsidR="00741722" w:rsidRPr="00BB5369" w:rsidRDefault="00741722" w:rsidP="00E05270">
      <w:pPr>
        <w:pStyle w:val="ListParagraph"/>
        <w:numPr>
          <w:ilvl w:val="0"/>
          <w:numId w:val="59"/>
        </w:numPr>
        <w:spacing w:line="360" w:lineRule="auto"/>
        <w:jc w:val="both"/>
      </w:pPr>
      <w:r w:rsidRPr="00BB5369">
        <w:t xml:space="preserve">WorldData: Lưu thông tin thế giới game gồm danh sách phòng đã ghé thăm (visitedRooms), số lần tiêu diệt từng loại kẻ địch (enemyKillCount theo EnemyLore.EnemyType). </w:t>
      </w:r>
    </w:p>
    <w:p w14:paraId="04130C64" w14:textId="40CA0D50" w:rsidR="00741722" w:rsidRPr="00BB5369" w:rsidRDefault="00741722" w:rsidP="00E05270">
      <w:pPr>
        <w:spacing w:line="360" w:lineRule="auto"/>
        <w:ind w:firstLine="360"/>
      </w:pPr>
      <w:r w:rsidRPr="00BB5369">
        <w:t>GameMaster còn quản lý hệ thống Talisman (bùa hộ mệnh) thông qua các phương thức ChangeToNextTalisman(), EquipUnequipRedTool(), EquipUnequipBlueTool(), EquipUnequipYellowTool(). Khi chuyển scene, GameMaster.instance kiểm tra BGM của scene mới và chuyển nhạc nếu khác BGM hiện tại, đảm bảo chuyển nhạc mượt mà giữa các khu vực.</w:t>
      </w:r>
    </w:p>
    <w:p w14:paraId="69CF1744" w14:textId="77777777" w:rsidR="00741722" w:rsidRPr="00BB5369" w:rsidRDefault="00741722" w:rsidP="00E05270">
      <w:pPr>
        <w:pStyle w:val="Heading2"/>
        <w:spacing w:line="360" w:lineRule="auto"/>
        <w:rPr>
          <w:lang w:val="vi-VN"/>
        </w:rPr>
      </w:pPr>
      <w:bookmarkStart w:id="318" w:name="_Toc230475808"/>
      <w:r w:rsidRPr="00BB5369">
        <w:rPr>
          <w:lang w:val="vi-VN"/>
        </w:rPr>
        <w:t>4.5. Triển khai giao diện người dùng</w:t>
      </w:r>
      <w:bookmarkEnd w:id="318"/>
    </w:p>
    <w:p w14:paraId="48BC7BB9" w14:textId="77777777" w:rsidR="00741722" w:rsidRPr="00BB5369" w:rsidRDefault="00741722" w:rsidP="00E05270">
      <w:pPr>
        <w:pStyle w:val="Heading3"/>
        <w:spacing w:line="360" w:lineRule="auto"/>
        <w:rPr>
          <w:lang w:val="vi-VN"/>
        </w:rPr>
      </w:pPr>
      <w:bookmarkStart w:id="319" w:name="_Toc230475809"/>
      <w:r w:rsidRPr="00BB5369">
        <w:rPr>
          <w:lang w:val="vi-VN"/>
        </w:rPr>
        <w:t>4.5.1. Hệ thống HUD</w:t>
      </w:r>
      <w:bookmarkEnd w:id="319"/>
    </w:p>
    <w:p w14:paraId="03D755A7" w14:textId="2FB4FE2F" w:rsidR="00741722" w:rsidRPr="00BB5369" w:rsidRDefault="00741722" w:rsidP="00E05270">
      <w:pPr>
        <w:spacing w:line="360" w:lineRule="auto"/>
        <w:ind w:firstLine="360"/>
        <w:jc w:val="both"/>
      </w:pPr>
      <w:r w:rsidRPr="00BB5369">
        <w:t>HUD được thiết kế tối giản nhưng cung cấp đầy đủ thông tin cần thiết cho người chơi. Dựa trên ảnh chụp game thực tế, HUD bao gồm:</w:t>
      </w:r>
    </w:p>
    <w:p w14:paraId="76FD8B55" w14:textId="77777777" w:rsidR="00741722" w:rsidRPr="00BB5369" w:rsidRDefault="00741722" w:rsidP="00E05270">
      <w:pPr>
        <w:pStyle w:val="ListParagraph"/>
        <w:numPr>
          <w:ilvl w:val="0"/>
          <w:numId w:val="60"/>
        </w:numPr>
        <w:spacing w:line="360" w:lineRule="auto"/>
        <w:jc w:val="both"/>
      </w:pPr>
      <w:r w:rsidRPr="00BB5369">
        <w:t>Hệ thống Mask HP (góc trên trái): Thay vì thanh HP thông thường, game sử dụng icon mặt nạ trắng tượng trưng cho các điểm HP. Mỗi icon đại diện cho một đơn vị HP. Khi nhận sát thương, icon tương ứng bị vỡ/ẩn đi, tạo cảm giác trực quan và đậm chất nghệ thuật.</w:t>
      </w:r>
    </w:p>
    <w:p w14:paraId="77D73E64" w14:textId="77777777" w:rsidR="00741722" w:rsidRPr="00BB5369" w:rsidRDefault="00741722" w:rsidP="00E05270">
      <w:pPr>
        <w:pStyle w:val="ListParagraph"/>
        <w:numPr>
          <w:ilvl w:val="0"/>
          <w:numId w:val="60"/>
        </w:numPr>
        <w:spacing w:line="360" w:lineRule="auto"/>
        <w:jc w:val="both"/>
      </w:pPr>
      <w:r w:rsidRPr="00BB5369">
        <w:t>Thanh Silk (dưới Mask HP): Thanh ngang màu xanh lá hiển thị tài nguyên Silk hiện tại. Thanh giảm khi dùng kỹ năng và hồi phục khi tấn công kẻ địch.</w:t>
      </w:r>
    </w:p>
    <w:p w14:paraId="1781836F" w14:textId="77777777" w:rsidR="00741722" w:rsidRPr="00BB5369" w:rsidRDefault="00741722" w:rsidP="00E05270">
      <w:pPr>
        <w:pStyle w:val="ListParagraph"/>
        <w:numPr>
          <w:ilvl w:val="0"/>
          <w:numId w:val="60"/>
        </w:numPr>
        <w:spacing w:line="360" w:lineRule="auto"/>
        <w:jc w:val="both"/>
      </w:pPr>
      <w:r w:rsidRPr="00BB5369">
        <w:t>Số loot/tiền (góc trái): Icon lá + số nguyên hiển thị tổng loot đã thu thập.</w:t>
      </w:r>
    </w:p>
    <w:p w14:paraId="5E9BEB99" w14:textId="77777777" w:rsidR="00741722" w:rsidRPr="00BB5369" w:rsidRDefault="00741722" w:rsidP="00E05270">
      <w:pPr>
        <w:pStyle w:val="ListParagraph"/>
        <w:numPr>
          <w:ilvl w:val="0"/>
          <w:numId w:val="60"/>
        </w:numPr>
        <w:spacing w:line="360" w:lineRule="auto"/>
        <w:jc w:val="both"/>
      </w:pPr>
      <w:r w:rsidRPr="00BB5369">
        <w:t>Nút Settings (góc trên phải): Nút bánh răng mở menu cài đặt trong game.</w:t>
      </w:r>
    </w:p>
    <w:p w14:paraId="1EAA4837" w14:textId="3F264336" w:rsidR="00741722" w:rsidRPr="00741722" w:rsidRDefault="00741722" w:rsidP="00E05270">
      <w:pPr>
        <w:spacing w:line="360" w:lineRule="auto"/>
        <w:ind w:left="360"/>
        <w:jc w:val="both"/>
        <w:rPr>
          <w:lang w:val="en-US"/>
        </w:rPr>
      </w:pPr>
      <w:r w:rsidRPr="00BB5369">
        <w:lastRenderedPageBreak/>
        <w:t xml:space="preserve"> </w:t>
      </w:r>
      <w:r w:rsidR="00195DF8">
        <w:rPr>
          <w:noProof/>
        </w:rPr>
        <w:drawing>
          <wp:inline distT="0" distB="0" distL="0" distR="0" wp14:anchorId="39ED3460" wp14:editId="5D8CE3EC">
            <wp:extent cx="5760085" cy="3266440"/>
            <wp:effectExtent l="0" t="0" r="0" b="0"/>
            <wp:docPr id="121779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91833" name=""/>
                    <pic:cNvPicPr/>
                  </pic:nvPicPr>
                  <pic:blipFill>
                    <a:blip r:embed="rId42"/>
                    <a:stretch>
                      <a:fillRect/>
                    </a:stretch>
                  </pic:blipFill>
                  <pic:spPr>
                    <a:xfrm>
                      <a:off x="0" y="0"/>
                      <a:ext cx="5760085" cy="3266440"/>
                    </a:xfrm>
                    <a:prstGeom prst="rect">
                      <a:avLst/>
                    </a:prstGeom>
                  </pic:spPr>
                </pic:pic>
              </a:graphicData>
            </a:graphic>
          </wp:inline>
        </w:drawing>
      </w:r>
    </w:p>
    <w:p w14:paraId="146B005D" w14:textId="5B6BDB50" w:rsidR="00741722" w:rsidRPr="00741722" w:rsidRDefault="00BB5369" w:rsidP="00E05270">
      <w:pPr>
        <w:pStyle w:val="Caption"/>
        <w:rPr>
          <w:lang w:val="en-US"/>
        </w:rPr>
      </w:pPr>
      <w:bookmarkStart w:id="320" w:name="_Toc230475855"/>
      <w:r>
        <w:t>Hình</w:t>
      </w:r>
      <w:r>
        <w:rPr>
          <w:lang w:val="en-US"/>
        </w:rPr>
        <w:t xml:space="preserve"> 4</w:t>
      </w:r>
      <w:r w:rsidR="00750E63">
        <w:t>.</w:t>
      </w:r>
      <w:r w:rsidR="00750E63">
        <w:fldChar w:fldCharType="begin"/>
      </w:r>
      <w:r w:rsidR="00750E63">
        <w:instrText xml:space="preserve"> SEQ Hình \* ARABIC \s 1 </w:instrText>
      </w:r>
      <w:r w:rsidR="00750E63">
        <w:fldChar w:fldCharType="separate"/>
      </w:r>
      <w:r w:rsidR="00750E63">
        <w:rPr>
          <w:noProof/>
        </w:rPr>
        <w:t>4</w:t>
      </w:r>
      <w:r w:rsidR="00750E63">
        <w:rPr>
          <w:noProof/>
        </w:rPr>
        <w:fldChar w:fldCharType="end"/>
      </w:r>
      <w:r w:rsidR="001F0B14">
        <w:rPr>
          <w:lang w:val="en-US"/>
        </w:rPr>
        <w:t>:</w:t>
      </w:r>
      <w:r w:rsidR="00741722" w:rsidRPr="00741722">
        <w:rPr>
          <w:lang w:val="en-US"/>
        </w:rPr>
        <w:t xml:space="preserve"> HUD game thực tế trên thiết bị Android</w:t>
      </w:r>
      <w:bookmarkEnd w:id="320"/>
    </w:p>
    <w:p w14:paraId="67F9A728" w14:textId="77777777" w:rsidR="00741722" w:rsidRPr="00741722" w:rsidRDefault="00741722" w:rsidP="00E05270">
      <w:pPr>
        <w:pStyle w:val="Heading3"/>
        <w:spacing w:line="360" w:lineRule="auto"/>
      </w:pPr>
      <w:bookmarkStart w:id="321" w:name="_Toc230475810"/>
      <w:r w:rsidRPr="00741722">
        <w:t>4.5.2. Hệ thống điều khiển cảm ứng</w:t>
      </w:r>
      <w:bookmarkEnd w:id="321"/>
    </w:p>
    <w:p w14:paraId="4AA8B5CB" w14:textId="4B5DEB4B" w:rsidR="00741722" w:rsidRPr="00741722" w:rsidRDefault="00741722" w:rsidP="00E05270">
      <w:pPr>
        <w:spacing w:line="360" w:lineRule="auto"/>
        <w:ind w:firstLine="360"/>
        <w:jc w:val="both"/>
        <w:rPr>
          <w:lang w:val="en-US"/>
        </w:rPr>
      </w:pPr>
      <w:r w:rsidRPr="00741722">
        <w:rPr>
          <w:lang w:val="en-US"/>
        </w:rPr>
        <w:t>Từ ảnh chụp game thực tế, giao diện điều khiển cảm ứng được bố trí theo nguyên tắc ergonomic phù hợp với cách cầm điện thoại hai tay:</w:t>
      </w:r>
    </w:p>
    <w:p w14:paraId="45530E87" w14:textId="77777777" w:rsidR="00741722" w:rsidRPr="00C535C1" w:rsidRDefault="00741722" w:rsidP="00E05270">
      <w:pPr>
        <w:pStyle w:val="ListParagraph"/>
        <w:numPr>
          <w:ilvl w:val="0"/>
          <w:numId w:val="61"/>
        </w:numPr>
        <w:spacing w:line="360" w:lineRule="auto"/>
        <w:rPr>
          <w:lang w:val="en-US"/>
        </w:rPr>
      </w:pPr>
      <w:r w:rsidRPr="00C535C1">
        <w:rPr>
          <w:lang w:val="en-US"/>
        </w:rPr>
        <w:t>Góc dưới trái: Hai nút hình tròn lớn với icon mũi tên ← và → để di chuyển. Thiết kế nút đủ lớn (khoảng 100×100 dp), có viền trang trí phong cách, bán trong suốt để không che gameplay.</w:t>
      </w:r>
    </w:p>
    <w:p w14:paraId="1E612C75" w14:textId="77777777" w:rsidR="00741722" w:rsidRPr="00C535C1" w:rsidRDefault="00741722" w:rsidP="00E05270">
      <w:pPr>
        <w:pStyle w:val="ListParagraph"/>
        <w:numPr>
          <w:ilvl w:val="0"/>
          <w:numId w:val="61"/>
        </w:numPr>
        <w:spacing w:line="360" w:lineRule="auto"/>
        <w:rPr>
          <w:lang w:val="en-US"/>
        </w:rPr>
      </w:pPr>
      <w:r w:rsidRPr="00C535C1">
        <w:rPr>
          <w:lang w:val="en-US"/>
        </w:rPr>
        <w:t>Góc dưới phải: 6 nút tròn sắp xếp theo cụm: nút Attack (kiếm) lớn nhất ở giữa phải, nút Dash (tia chớp) và SilkSkill (giọt) phía trên, nút Parry (khiên) và Jump (mũi tên lên) phía dưới. Mỗi nút có icon pixel art tương ứng với hành động.</w:t>
      </w:r>
    </w:p>
    <w:p w14:paraId="0D1C3647" w14:textId="033D3FAF" w:rsidR="00741722" w:rsidRPr="00741722" w:rsidRDefault="00741722" w:rsidP="00E05270">
      <w:pPr>
        <w:spacing w:line="360" w:lineRule="auto"/>
        <w:ind w:firstLine="360"/>
        <w:jc w:val="both"/>
        <w:rPr>
          <w:lang w:val="en-US"/>
        </w:rPr>
      </w:pPr>
      <w:r w:rsidRPr="00741722">
        <w:rPr>
          <w:lang w:val="en-US"/>
        </w:rPr>
        <w:t>Các nút điều khiển được triển khai bằng Unity EventTrigger với event PointerDown và PointerUp gọi các phương thức Mobile* trong Player.cs. Cách tiếp cận này cho phép phân biệt giữa nhấn và giữ nút, cần thiết cho Jump (giữ để nhảy cao hơn) và Move (giữ để di chuyển liên tục).</w:t>
      </w:r>
    </w:p>
    <w:p w14:paraId="0E5AE9F5" w14:textId="77777777" w:rsidR="00741722" w:rsidRPr="00741722" w:rsidRDefault="00741722" w:rsidP="00E05270">
      <w:pPr>
        <w:pStyle w:val="Heading2"/>
        <w:spacing w:line="360" w:lineRule="auto"/>
      </w:pPr>
      <w:bookmarkStart w:id="322" w:name="_Toc230475811"/>
      <w:r w:rsidRPr="00741722">
        <w:lastRenderedPageBreak/>
        <w:t>4.6. Kết quả kiểm thử</w:t>
      </w:r>
      <w:bookmarkEnd w:id="322"/>
    </w:p>
    <w:p w14:paraId="50CE1D44" w14:textId="77777777" w:rsidR="00741722" w:rsidRPr="00741722" w:rsidRDefault="00741722" w:rsidP="00E05270">
      <w:pPr>
        <w:pStyle w:val="Heading3"/>
        <w:spacing w:line="360" w:lineRule="auto"/>
      </w:pPr>
      <w:bookmarkStart w:id="323" w:name="_Toc230475812"/>
      <w:r w:rsidRPr="00741722">
        <w:t>4.6.1. Kiểm thử chức năng</w:t>
      </w:r>
      <w:bookmarkEnd w:id="323"/>
    </w:p>
    <w:p w14:paraId="0E459B90" w14:textId="77777777" w:rsidR="00741722" w:rsidRPr="00741722" w:rsidRDefault="00741722" w:rsidP="00E05270">
      <w:pPr>
        <w:spacing w:line="360" w:lineRule="auto"/>
        <w:ind w:firstLine="720"/>
        <w:jc w:val="both"/>
        <w:rPr>
          <w:lang w:val="en-US"/>
        </w:rPr>
      </w:pPr>
      <w:r w:rsidRPr="00741722">
        <w:rPr>
          <w:lang w:val="en-US"/>
        </w:rPr>
        <w:t>Game được kiểm thử toàn diện theo danh sách test case bao gồm các chức năng cốt lõi. Bảng dưới đây tổng hợp kết quả kiểm thử:</w:t>
      </w:r>
    </w:p>
    <w:p w14:paraId="1F6D9F55" w14:textId="77777777" w:rsidR="00741722" w:rsidRPr="00741722" w:rsidRDefault="00741722" w:rsidP="00E05270">
      <w:pPr>
        <w:spacing w:line="360" w:lineRule="auto"/>
        <w:ind w:left="360"/>
        <w:jc w:val="both"/>
        <w:rPr>
          <w:lang w:val="en-US"/>
        </w:rPr>
      </w:pPr>
      <w:r w:rsidRPr="00741722">
        <w:rPr>
          <w:lang w:val="en-US"/>
        </w:rPr>
        <w:t xml:space="preserve"> </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3158"/>
        <w:gridCol w:w="2669"/>
        <w:gridCol w:w="1471"/>
        <w:gridCol w:w="996"/>
      </w:tblGrid>
      <w:tr w:rsidR="00741722" w:rsidRPr="00741722" w14:paraId="42C7475D" w14:textId="77777777" w:rsidTr="00C535C1">
        <w:tc>
          <w:tcPr>
            <w:tcW w:w="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4B864650" w14:textId="77777777" w:rsidR="00741722" w:rsidRPr="00741722" w:rsidRDefault="00741722" w:rsidP="00E05270">
            <w:pPr>
              <w:spacing w:line="360" w:lineRule="auto"/>
              <w:jc w:val="center"/>
              <w:rPr>
                <w:lang w:val="en-US"/>
              </w:rPr>
            </w:pPr>
            <w:r w:rsidRPr="00741722">
              <w:rPr>
                <w:b/>
                <w:bCs/>
                <w:lang w:val="en-US"/>
              </w:rPr>
              <w:t>STT</w:t>
            </w:r>
          </w:p>
        </w:tc>
        <w:tc>
          <w:tcPr>
            <w:tcW w:w="3226"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79443B02" w14:textId="77777777" w:rsidR="00741722" w:rsidRPr="00741722" w:rsidRDefault="00741722" w:rsidP="00E05270">
            <w:pPr>
              <w:spacing w:line="360" w:lineRule="auto"/>
              <w:jc w:val="center"/>
              <w:rPr>
                <w:lang w:val="en-US"/>
              </w:rPr>
            </w:pPr>
            <w:r w:rsidRPr="00741722">
              <w:rPr>
                <w:b/>
                <w:bCs/>
                <w:lang w:val="en-US"/>
              </w:rPr>
              <w:t>Chức năng kiểm thử</w:t>
            </w:r>
          </w:p>
        </w:tc>
        <w:tc>
          <w:tcPr>
            <w:tcW w:w="2700"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4998B4A9" w14:textId="77777777" w:rsidR="00741722" w:rsidRPr="00741722" w:rsidRDefault="00741722" w:rsidP="00E05270">
            <w:pPr>
              <w:spacing w:line="360" w:lineRule="auto"/>
              <w:jc w:val="center"/>
              <w:rPr>
                <w:lang w:val="en-US"/>
              </w:rPr>
            </w:pPr>
            <w:r w:rsidRPr="00741722">
              <w:rPr>
                <w:b/>
                <w:bCs/>
                <w:lang w:val="en-US"/>
              </w:rPr>
              <w:t>Kết quả mong đợi</w:t>
            </w:r>
          </w:p>
        </w:tc>
        <w:tc>
          <w:tcPr>
            <w:tcW w:w="1500"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025797D5" w14:textId="77777777" w:rsidR="00741722" w:rsidRPr="00741722" w:rsidRDefault="00741722" w:rsidP="00E05270">
            <w:pPr>
              <w:spacing w:line="360" w:lineRule="auto"/>
              <w:jc w:val="center"/>
              <w:rPr>
                <w:lang w:val="en-US"/>
              </w:rPr>
            </w:pPr>
            <w:r w:rsidRPr="00741722">
              <w:rPr>
                <w:b/>
                <w:bCs/>
                <w:lang w:val="en-US"/>
              </w:rPr>
              <w:t>Kết quả thực tế</w:t>
            </w:r>
          </w:p>
        </w:tc>
        <w:tc>
          <w:tcPr>
            <w:tcW w:w="1000"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75687116" w14:textId="77777777" w:rsidR="00741722" w:rsidRPr="00741722" w:rsidRDefault="00741722" w:rsidP="00E05270">
            <w:pPr>
              <w:spacing w:line="360" w:lineRule="auto"/>
              <w:jc w:val="center"/>
              <w:rPr>
                <w:lang w:val="en-US"/>
              </w:rPr>
            </w:pPr>
            <w:r w:rsidRPr="00741722">
              <w:rPr>
                <w:b/>
                <w:bCs/>
                <w:lang w:val="en-US"/>
              </w:rPr>
              <w:t>Trạng thái</w:t>
            </w:r>
          </w:p>
        </w:tc>
      </w:tr>
      <w:tr w:rsidR="00741722" w:rsidRPr="00741722" w14:paraId="32F6DFD0"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2099A9E" w14:textId="77777777" w:rsidR="00741722" w:rsidRPr="00741722" w:rsidRDefault="00741722" w:rsidP="00E05270">
            <w:pPr>
              <w:spacing w:line="360" w:lineRule="auto"/>
              <w:jc w:val="center"/>
              <w:rPr>
                <w:lang w:val="en-US"/>
              </w:rPr>
            </w:pPr>
            <w:r w:rsidRPr="00741722">
              <w:rPr>
                <w:lang w:val="en-US"/>
              </w:rPr>
              <w:t>1</w:t>
            </w:r>
          </w:p>
        </w:tc>
        <w:tc>
          <w:tcPr>
            <w:tcW w:w="3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57D8573" w14:textId="77777777" w:rsidR="00741722" w:rsidRPr="00741722" w:rsidRDefault="00741722" w:rsidP="00E05270">
            <w:pPr>
              <w:spacing w:line="360" w:lineRule="auto"/>
              <w:rPr>
                <w:lang w:val="en-US"/>
              </w:rPr>
            </w:pPr>
            <w:r w:rsidRPr="00741722">
              <w:rPr>
                <w:lang w:val="en-US"/>
              </w:rPr>
              <w:t>Di chuyển trái/phải bằng nút cảm ứng</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B7575E6" w14:textId="77777777" w:rsidR="00741722" w:rsidRPr="00741722" w:rsidRDefault="00741722" w:rsidP="00E05270">
            <w:pPr>
              <w:spacing w:line="360" w:lineRule="auto"/>
              <w:rPr>
                <w:lang w:val="en-US"/>
              </w:rPr>
            </w:pPr>
            <w:r w:rsidRPr="00741722">
              <w:rPr>
                <w:lang w:val="en-US"/>
              </w:rPr>
              <w:t>Nhân vật di chuyển mượt mà theo hướng nút bấm</w:t>
            </w:r>
          </w:p>
        </w:tc>
        <w:tc>
          <w:tcPr>
            <w:tcW w:w="15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438F2C4" w14:textId="77777777" w:rsidR="00741722" w:rsidRPr="00741722" w:rsidRDefault="00741722" w:rsidP="00E05270">
            <w:pPr>
              <w:spacing w:line="360" w:lineRule="auto"/>
              <w:rPr>
                <w:lang w:val="en-US"/>
              </w:rPr>
            </w:pPr>
            <w:r w:rsidRPr="00741722">
              <w:rPr>
                <w:lang w:val="en-US"/>
              </w:rPr>
              <w:t>Đúng như mong đợi</w:t>
            </w:r>
          </w:p>
        </w:tc>
        <w:tc>
          <w:tcPr>
            <w:tcW w:w="1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7C60691" w14:textId="77777777" w:rsidR="00741722" w:rsidRPr="00741722" w:rsidRDefault="00741722" w:rsidP="00E05270">
            <w:pPr>
              <w:spacing w:line="360" w:lineRule="auto"/>
              <w:rPr>
                <w:lang w:val="en-US"/>
              </w:rPr>
            </w:pPr>
            <w:r w:rsidRPr="00741722">
              <w:rPr>
                <w:rFonts w:ascii="Segoe UI Symbol" w:hAnsi="Segoe UI Symbol" w:cs="Segoe UI Symbol"/>
                <w:lang w:val="en-US"/>
              </w:rPr>
              <w:t>✓</w:t>
            </w:r>
            <w:r w:rsidRPr="00741722">
              <w:rPr>
                <w:lang w:val="en-US"/>
              </w:rPr>
              <w:t xml:space="preserve"> Đạt</w:t>
            </w:r>
          </w:p>
        </w:tc>
      </w:tr>
      <w:tr w:rsidR="00741722" w:rsidRPr="00741722" w14:paraId="5F3CC387"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3F5010F" w14:textId="77777777" w:rsidR="00741722" w:rsidRPr="00741722" w:rsidRDefault="00741722" w:rsidP="00E05270">
            <w:pPr>
              <w:spacing w:line="360" w:lineRule="auto"/>
              <w:jc w:val="center"/>
              <w:rPr>
                <w:lang w:val="en-US"/>
              </w:rPr>
            </w:pPr>
            <w:r w:rsidRPr="00741722">
              <w:rPr>
                <w:lang w:val="en-US"/>
              </w:rPr>
              <w:t>2</w:t>
            </w:r>
          </w:p>
        </w:tc>
        <w:tc>
          <w:tcPr>
            <w:tcW w:w="3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93675C4" w14:textId="77777777" w:rsidR="00741722" w:rsidRPr="00741722" w:rsidRDefault="00741722" w:rsidP="00E05270">
            <w:pPr>
              <w:spacing w:line="360" w:lineRule="auto"/>
              <w:rPr>
                <w:lang w:val="en-US"/>
              </w:rPr>
            </w:pPr>
            <w:r w:rsidRPr="00741722">
              <w:rPr>
                <w:lang w:val="en-US"/>
              </w:rPr>
              <w:t>Nhảy đơn từ mặt đất</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950A776" w14:textId="77777777" w:rsidR="00741722" w:rsidRPr="00741722" w:rsidRDefault="00741722" w:rsidP="00E05270">
            <w:pPr>
              <w:spacing w:line="360" w:lineRule="auto"/>
              <w:rPr>
                <w:lang w:val="en-US"/>
              </w:rPr>
            </w:pPr>
            <w:r w:rsidRPr="00741722">
              <w:rPr>
                <w:lang w:val="en-US"/>
              </w:rPr>
              <w:t>Nhân vật bay lên với chiều cao chuẩn</w:t>
            </w:r>
          </w:p>
        </w:tc>
        <w:tc>
          <w:tcPr>
            <w:tcW w:w="15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63529BE" w14:textId="77777777" w:rsidR="00741722" w:rsidRPr="00741722" w:rsidRDefault="00741722" w:rsidP="00E05270">
            <w:pPr>
              <w:spacing w:line="360" w:lineRule="auto"/>
              <w:rPr>
                <w:lang w:val="en-US"/>
              </w:rPr>
            </w:pPr>
            <w:r w:rsidRPr="00741722">
              <w:rPr>
                <w:lang w:val="en-US"/>
              </w:rPr>
              <w:t>Đúng như mong đợi</w:t>
            </w:r>
          </w:p>
        </w:tc>
        <w:tc>
          <w:tcPr>
            <w:tcW w:w="1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08F29A1" w14:textId="77777777" w:rsidR="00741722" w:rsidRPr="00741722" w:rsidRDefault="00741722" w:rsidP="00E05270">
            <w:pPr>
              <w:spacing w:line="360" w:lineRule="auto"/>
              <w:rPr>
                <w:lang w:val="en-US"/>
              </w:rPr>
            </w:pPr>
            <w:r w:rsidRPr="00741722">
              <w:rPr>
                <w:rFonts w:ascii="Segoe UI Symbol" w:hAnsi="Segoe UI Symbol" w:cs="Segoe UI Symbol"/>
                <w:lang w:val="en-US"/>
              </w:rPr>
              <w:t>✓</w:t>
            </w:r>
            <w:r w:rsidRPr="00741722">
              <w:rPr>
                <w:lang w:val="en-US"/>
              </w:rPr>
              <w:t xml:space="preserve"> Đạt</w:t>
            </w:r>
          </w:p>
        </w:tc>
      </w:tr>
      <w:tr w:rsidR="00741722" w:rsidRPr="00741722" w14:paraId="07854A3C"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925FB2B" w14:textId="77777777" w:rsidR="00741722" w:rsidRPr="00741722" w:rsidRDefault="00741722" w:rsidP="00E05270">
            <w:pPr>
              <w:spacing w:line="360" w:lineRule="auto"/>
              <w:jc w:val="center"/>
              <w:rPr>
                <w:lang w:val="en-US"/>
              </w:rPr>
            </w:pPr>
            <w:r w:rsidRPr="00741722">
              <w:rPr>
                <w:lang w:val="en-US"/>
              </w:rPr>
              <w:t>3</w:t>
            </w:r>
          </w:p>
        </w:tc>
        <w:tc>
          <w:tcPr>
            <w:tcW w:w="3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1217465" w14:textId="77777777" w:rsidR="00741722" w:rsidRPr="00741722" w:rsidRDefault="00741722" w:rsidP="00E05270">
            <w:pPr>
              <w:spacing w:line="360" w:lineRule="auto"/>
              <w:rPr>
                <w:lang w:val="en-US"/>
              </w:rPr>
            </w:pPr>
            <w:r w:rsidRPr="00741722">
              <w:rPr>
                <w:lang w:val="en-US"/>
              </w:rPr>
              <w:t>Coyote Time jump (nhảy sau khi rời mép)</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B7AFD03" w14:textId="77777777" w:rsidR="00741722" w:rsidRPr="00741722" w:rsidRDefault="00741722" w:rsidP="00E05270">
            <w:pPr>
              <w:spacing w:line="360" w:lineRule="auto"/>
              <w:rPr>
                <w:lang w:val="en-US"/>
              </w:rPr>
            </w:pPr>
            <w:r w:rsidRPr="00741722">
              <w:rPr>
                <w:lang w:val="en-US"/>
              </w:rPr>
              <w:t>Nhảy được trong 0.2s sau khi rời mép nền tảng</w:t>
            </w:r>
          </w:p>
        </w:tc>
        <w:tc>
          <w:tcPr>
            <w:tcW w:w="15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8495061" w14:textId="77777777" w:rsidR="00741722" w:rsidRPr="00741722" w:rsidRDefault="00741722" w:rsidP="00E05270">
            <w:pPr>
              <w:spacing w:line="360" w:lineRule="auto"/>
              <w:rPr>
                <w:lang w:val="en-US"/>
              </w:rPr>
            </w:pPr>
            <w:r w:rsidRPr="00741722">
              <w:rPr>
                <w:lang w:val="en-US"/>
              </w:rPr>
              <w:t>Đúng như mong đợi</w:t>
            </w:r>
          </w:p>
        </w:tc>
        <w:tc>
          <w:tcPr>
            <w:tcW w:w="1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F9D7B04" w14:textId="77777777" w:rsidR="00741722" w:rsidRPr="00741722" w:rsidRDefault="00741722" w:rsidP="00E05270">
            <w:pPr>
              <w:spacing w:line="360" w:lineRule="auto"/>
              <w:rPr>
                <w:lang w:val="en-US"/>
              </w:rPr>
            </w:pPr>
            <w:r w:rsidRPr="00741722">
              <w:rPr>
                <w:rFonts w:ascii="Segoe UI Symbol" w:hAnsi="Segoe UI Symbol" w:cs="Segoe UI Symbol"/>
                <w:lang w:val="en-US"/>
              </w:rPr>
              <w:t>✓</w:t>
            </w:r>
            <w:r w:rsidRPr="00741722">
              <w:rPr>
                <w:lang w:val="en-US"/>
              </w:rPr>
              <w:t xml:space="preserve"> Đạt</w:t>
            </w:r>
          </w:p>
        </w:tc>
      </w:tr>
      <w:tr w:rsidR="00741722" w:rsidRPr="00741722" w14:paraId="6ADB63E5"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F7D83FD" w14:textId="77777777" w:rsidR="00741722" w:rsidRPr="00741722" w:rsidRDefault="00741722" w:rsidP="00E05270">
            <w:pPr>
              <w:spacing w:line="360" w:lineRule="auto"/>
              <w:jc w:val="center"/>
              <w:rPr>
                <w:lang w:val="en-US"/>
              </w:rPr>
            </w:pPr>
            <w:r w:rsidRPr="00741722">
              <w:rPr>
                <w:lang w:val="en-US"/>
              </w:rPr>
              <w:t>4</w:t>
            </w:r>
          </w:p>
        </w:tc>
        <w:tc>
          <w:tcPr>
            <w:tcW w:w="3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D3D507C" w14:textId="77777777" w:rsidR="00741722" w:rsidRPr="00741722" w:rsidRDefault="00741722" w:rsidP="00E05270">
            <w:pPr>
              <w:spacing w:line="360" w:lineRule="auto"/>
              <w:rPr>
                <w:lang w:val="en-US"/>
              </w:rPr>
            </w:pPr>
            <w:r w:rsidRPr="00741722">
              <w:rPr>
                <w:lang w:val="en-US"/>
              </w:rPr>
              <w:t>Tấn công thường (normal attack)</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4457B24" w14:textId="77777777" w:rsidR="00741722" w:rsidRPr="00741722" w:rsidRDefault="00741722" w:rsidP="00E05270">
            <w:pPr>
              <w:spacing w:line="360" w:lineRule="auto"/>
              <w:rPr>
                <w:lang w:val="en-US"/>
              </w:rPr>
            </w:pPr>
            <w:r w:rsidRPr="00741722">
              <w:rPr>
                <w:lang w:val="en-US"/>
              </w:rPr>
              <w:t>Tạo hitbox trước mặt, kẻ địch nhận sát thương</w:t>
            </w:r>
          </w:p>
        </w:tc>
        <w:tc>
          <w:tcPr>
            <w:tcW w:w="15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891E29B" w14:textId="77777777" w:rsidR="00741722" w:rsidRPr="00741722" w:rsidRDefault="00741722" w:rsidP="00E05270">
            <w:pPr>
              <w:spacing w:line="360" w:lineRule="auto"/>
              <w:rPr>
                <w:lang w:val="en-US"/>
              </w:rPr>
            </w:pPr>
            <w:r w:rsidRPr="00741722">
              <w:rPr>
                <w:lang w:val="en-US"/>
              </w:rPr>
              <w:t>Đúng như mong đợi</w:t>
            </w:r>
          </w:p>
        </w:tc>
        <w:tc>
          <w:tcPr>
            <w:tcW w:w="1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FAF1593" w14:textId="77777777" w:rsidR="00741722" w:rsidRPr="00741722" w:rsidRDefault="00741722" w:rsidP="00E05270">
            <w:pPr>
              <w:spacing w:line="360" w:lineRule="auto"/>
              <w:rPr>
                <w:lang w:val="en-US"/>
              </w:rPr>
            </w:pPr>
            <w:r w:rsidRPr="00741722">
              <w:rPr>
                <w:rFonts w:ascii="Segoe UI Symbol" w:hAnsi="Segoe UI Symbol" w:cs="Segoe UI Symbol"/>
                <w:lang w:val="en-US"/>
              </w:rPr>
              <w:t>✓</w:t>
            </w:r>
            <w:r w:rsidRPr="00741722">
              <w:rPr>
                <w:lang w:val="en-US"/>
              </w:rPr>
              <w:t xml:space="preserve"> Đạt</w:t>
            </w:r>
          </w:p>
        </w:tc>
      </w:tr>
      <w:tr w:rsidR="00741722" w:rsidRPr="00741722" w14:paraId="59644951"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D942A92" w14:textId="77777777" w:rsidR="00741722" w:rsidRPr="00741722" w:rsidRDefault="00741722" w:rsidP="00E05270">
            <w:pPr>
              <w:spacing w:line="360" w:lineRule="auto"/>
              <w:jc w:val="center"/>
              <w:rPr>
                <w:lang w:val="en-US"/>
              </w:rPr>
            </w:pPr>
            <w:r w:rsidRPr="00741722">
              <w:rPr>
                <w:lang w:val="en-US"/>
              </w:rPr>
              <w:t>5</w:t>
            </w:r>
          </w:p>
        </w:tc>
        <w:tc>
          <w:tcPr>
            <w:tcW w:w="3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8320FE9" w14:textId="77777777" w:rsidR="00741722" w:rsidRPr="00741722" w:rsidRDefault="00741722" w:rsidP="00E05270">
            <w:pPr>
              <w:spacing w:line="360" w:lineRule="auto"/>
              <w:rPr>
                <w:lang w:val="en-US"/>
              </w:rPr>
            </w:pPr>
            <w:r w:rsidRPr="00741722">
              <w:rPr>
                <w:lang w:val="en-US"/>
              </w:rPr>
              <w:t>Tấn công lên (up attack)</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39934A2" w14:textId="77777777" w:rsidR="00741722" w:rsidRPr="00741722" w:rsidRDefault="00741722" w:rsidP="00E05270">
            <w:pPr>
              <w:spacing w:line="360" w:lineRule="auto"/>
              <w:rPr>
                <w:lang w:val="en-US"/>
              </w:rPr>
            </w:pPr>
            <w:r w:rsidRPr="00741722">
              <w:rPr>
                <w:lang w:val="en-US"/>
              </w:rPr>
              <w:t>Hitbox phía trên nhân vật, kẻ địch trên cao nhận sát thương</w:t>
            </w:r>
          </w:p>
        </w:tc>
        <w:tc>
          <w:tcPr>
            <w:tcW w:w="15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78526A2" w14:textId="77777777" w:rsidR="00741722" w:rsidRPr="00741722" w:rsidRDefault="00741722" w:rsidP="00E05270">
            <w:pPr>
              <w:spacing w:line="360" w:lineRule="auto"/>
              <w:rPr>
                <w:lang w:val="en-US"/>
              </w:rPr>
            </w:pPr>
            <w:r w:rsidRPr="00741722">
              <w:rPr>
                <w:lang w:val="en-US"/>
              </w:rPr>
              <w:t>Đúng như mong đợi</w:t>
            </w:r>
          </w:p>
        </w:tc>
        <w:tc>
          <w:tcPr>
            <w:tcW w:w="1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A27F164" w14:textId="77777777" w:rsidR="00741722" w:rsidRPr="00741722" w:rsidRDefault="00741722" w:rsidP="00E05270">
            <w:pPr>
              <w:spacing w:line="360" w:lineRule="auto"/>
              <w:rPr>
                <w:lang w:val="en-US"/>
              </w:rPr>
            </w:pPr>
            <w:r w:rsidRPr="00741722">
              <w:rPr>
                <w:rFonts w:ascii="Segoe UI Symbol" w:hAnsi="Segoe UI Symbol" w:cs="Segoe UI Symbol"/>
                <w:lang w:val="en-US"/>
              </w:rPr>
              <w:t>✓</w:t>
            </w:r>
            <w:r w:rsidRPr="00741722">
              <w:rPr>
                <w:lang w:val="en-US"/>
              </w:rPr>
              <w:t xml:space="preserve"> Đạt</w:t>
            </w:r>
          </w:p>
        </w:tc>
      </w:tr>
      <w:tr w:rsidR="00741722" w:rsidRPr="00741722" w14:paraId="6193B228"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75D86E8" w14:textId="77777777" w:rsidR="00741722" w:rsidRPr="00741722" w:rsidRDefault="00741722" w:rsidP="00E05270">
            <w:pPr>
              <w:spacing w:line="360" w:lineRule="auto"/>
              <w:jc w:val="center"/>
              <w:rPr>
                <w:lang w:val="en-US"/>
              </w:rPr>
            </w:pPr>
            <w:r w:rsidRPr="00741722">
              <w:rPr>
                <w:lang w:val="en-US"/>
              </w:rPr>
              <w:t>6</w:t>
            </w:r>
          </w:p>
        </w:tc>
        <w:tc>
          <w:tcPr>
            <w:tcW w:w="3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A0D745B" w14:textId="77777777" w:rsidR="00741722" w:rsidRPr="00741722" w:rsidRDefault="00741722" w:rsidP="00E05270">
            <w:pPr>
              <w:spacing w:line="360" w:lineRule="auto"/>
              <w:rPr>
                <w:lang w:val="en-US"/>
              </w:rPr>
            </w:pPr>
            <w:r w:rsidRPr="00741722">
              <w:rPr>
                <w:lang w:val="en-US"/>
              </w:rPr>
              <w:t>Pogo attack (đâm xuống)</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135AD7C" w14:textId="77777777" w:rsidR="00741722" w:rsidRPr="00741722" w:rsidRDefault="00741722" w:rsidP="00E05270">
            <w:pPr>
              <w:spacing w:line="360" w:lineRule="auto"/>
              <w:rPr>
                <w:lang w:val="en-US"/>
              </w:rPr>
            </w:pPr>
            <w:r w:rsidRPr="00741722">
              <w:rPr>
                <w:lang w:val="en-US"/>
              </w:rPr>
              <w:t>Nhân vật lao xuống, nảy lại khi trúng kẻ địch</w:t>
            </w:r>
          </w:p>
        </w:tc>
        <w:tc>
          <w:tcPr>
            <w:tcW w:w="15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34D5381" w14:textId="77777777" w:rsidR="00741722" w:rsidRPr="00741722" w:rsidRDefault="00741722" w:rsidP="00E05270">
            <w:pPr>
              <w:spacing w:line="360" w:lineRule="auto"/>
              <w:rPr>
                <w:lang w:val="en-US"/>
              </w:rPr>
            </w:pPr>
            <w:r w:rsidRPr="00741722">
              <w:rPr>
                <w:lang w:val="en-US"/>
              </w:rPr>
              <w:t>Đúng như mong đợi</w:t>
            </w:r>
          </w:p>
        </w:tc>
        <w:tc>
          <w:tcPr>
            <w:tcW w:w="1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8892D18" w14:textId="77777777" w:rsidR="00741722" w:rsidRPr="00741722" w:rsidRDefault="00741722" w:rsidP="00E05270">
            <w:pPr>
              <w:spacing w:line="360" w:lineRule="auto"/>
              <w:rPr>
                <w:lang w:val="en-US"/>
              </w:rPr>
            </w:pPr>
            <w:r w:rsidRPr="00741722">
              <w:rPr>
                <w:rFonts w:ascii="Segoe UI Symbol" w:hAnsi="Segoe UI Symbol" w:cs="Segoe UI Symbol"/>
                <w:lang w:val="en-US"/>
              </w:rPr>
              <w:t>✓</w:t>
            </w:r>
            <w:r w:rsidRPr="00741722">
              <w:rPr>
                <w:lang w:val="en-US"/>
              </w:rPr>
              <w:t xml:space="preserve"> Đạt</w:t>
            </w:r>
          </w:p>
        </w:tc>
      </w:tr>
      <w:tr w:rsidR="00741722" w:rsidRPr="00741722" w14:paraId="080F4542"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A268A76" w14:textId="77777777" w:rsidR="00741722" w:rsidRPr="00741722" w:rsidRDefault="00741722" w:rsidP="00E05270">
            <w:pPr>
              <w:spacing w:line="360" w:lineRule="auto"/>
              <w:jc w:val="center"/>
              <w:rPr>
                <w:lang w:val="en-US"/>
              </w:rPr>
            </w:pPr>
            <w:r w:rsidRPr="00741722">
              <w:rPr>
                <w:lang w:val="en-US"/>
              </w:rPr>
              <w:lastRenderedPageBreak/>
              <w:t>7</w:t>
            </w:r>
          </w:p>
        </w:tc>
        <w:tc>
          <w:tcPr>
            <w:tcW w:w="3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39ABA38" w14:textId="77777777" w:rsidR="00741722" w:rsidRPr="00741722" w:rsidRDefault="00741722" w:rsidP="00E05270">
            <w:pPr>
              <w:spacing w:line="360" w:lineRule="auto"/>
              <w:rPr>
                <w:lang w:val="en-US"/>
              </w:rPr>
            </w:pPr>
            <w:r w:rsidRPr="00741722">
              <w:rPr>
                <w:lang w:val="en-US"/>
              </w:rPr>
              <w:t>Dash (lao nhanh)</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1E6B8CE" w14:textId="77777777" w:rsidR="00741722" w:rsidRPr="00741722" w:rsidRDefault="00741722" w:rsidP="00E05270">
            <w:pPr>
              <w:spacing w:line="360" w:lineRule="auto"/>
              <w:rPr>
                <w:lang w:val="en-US"/>
              </w:rPr>
            </w:pPr>
            <w:r w:rsidRPr="00741722">
              <w:rPr>
                <w:lang w:val="en-US"/>
              </w:rPr>
              <w:t>Nhân vật lao nhanh, vô hiệu hóa trọng lực trong dash</w:t>
            </w:r>
          </w:p>
        </w:tc>
        <w:tc>
          <w:tcPr>
            <w:tcW w:w="15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B4C9519" w14:textId="77777777" w:rsidR="00741722" w:rsidRPr="00741722" w:rsidRDefault="00741722" w:rsidP="00E05270">
            <w:pPr>
              <w:spacing w:line="360" w:lineRule="auto"/>
              <w:rPr>
                <w:lang w:val="en-US"/>
              </w:rPr>
            </w:pPr>
            <w:r w:rsidRPr="00741722">
              <w:rPr>
                <w:lang w:val="en-US"/>
              </w:rPr>
              <w:t>Đúng như mong đợi</w:t>
            </w:r>
          </w:p>
        </w:tc>
        <w:tc>
          <w:tcPr>
            <w:tcW w:w="1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400A6E3" w14:textId="77777777" w:rsidR="00741722" w:rsidRPr="00741722" w:rsidRDefault="00741722" w:rsidP="00E05270">
            <w:pPr>
              <w:spacing w:line="360" w:lineRule="auto"/>
              <w:rPr>
                <w:lang w:val="en-US"/>
              </w:rPr>
            </w:pPr>
            <w:r w:rsidRPr="00741722">
              <w:rPr>
                <w:rFonts w:ascii="Segoe UI Symbol" w:hAnsi="Segoe UI Symbol" w:cs="Segoe UI Symbol"/>
                <w:lang w:val="en-US"/>
              </w:rPr>
              <w:t>✓</w:t>
            </w:r>
            <w:r w:rsidRPr="00741722">
              <w:rPr>
                <w:lang w:val="en-US"/>
              </w:rPr>
              <w:t xml:space="preserve"> Đạt</w:t>
            </w:r>
          </w:p>
        </w:tc>
      </w:tr>
      <w:tr w:rsidR="00741722" w:rsidRPr="00741722" w14:paraId="0FD1AF60"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CE0B2F1" w14:textId="77777777" w:rsidR="00741722" w:rsidRPr="00741722" w:rsidRDefault="00741722" w:rsidP="00E05270">
            <w:pPr>
              <w:spacing w:line="360" w:lineRule="auto"/>
              <w:jc w:val="center"/>
              <w:rPr>
                <w:lang w:val="en-US"/>
              </w:rPr>
            </w:pPr>
            <w:r w:rsidRPr="00741722">
              <w:rPr>
                <w:lang w:val="en-US"/>
              </w:rPr>
              <w:t>8</w:t>
            </w:r>
          </w:p>
        </w:tc>
        <w:tc>
          <w:tcPr>
            <w:tcW w:w="3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33DA9B4" w14:textId="77777777" w:rsidR="00741722" w:rsidRPr="00741722" w:rsidRDefault="00741722" w:rsidP="00E05270">
            <w:pPr>
              <w:spacing w:line="360" w:lineRule="auto"/>
              <w:rPr>
                <w:lang w:val="en-US"/>
              </w:rPr>
            </w:pPr>
            <w:r w:rsidRPr="00741722">
              <w:rPr>
                <w:lang w:val="en-US"/>
              </w:rPr>
              <w:t>Dash Attack</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FA45CA5" w14:textId="77777777" w:rsidR="00741722" w:rsidRPr="00741722" w:rsidRDefault="00741722" w:rsidP="00E05270">
            <w:pPr>
              <w:spacing w:line="360" w:lineRule="auto"/>
              <w:rPr>
                <w:lang w:val="en-US"/>
              </w:rPr>
            </w:pPr>
            <w:r w:rsidRPr="00741722">
              <w:rPr>
                <w:lang w:val="en-US"/>
              </w:rPr>
              <w:t>Kết hợp lao + tấn công, tạo dashSlash trong khi lao</w:t>
            </w:r>
          </w:p>
        </w:tc>
        <w:tc>
          <w:tcPr>
            <w:tcW w:w="15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F830240" w14:textId="77777777" w:rsidR="00741722" w:rsidRPr="00741722" w:rsidRDefault="00741722" w:rsidP="00E05270">
            <w:pPr>
              <w:spacing w:line="360" w:lineRule="auto"/>
              <w:rPr>
                <w:lang w:val="en-US"/>
              </w:rPr>
            </w:pPr>
            <w:r w:rsidRPr="00741722">
              <w:rPr>
                <w:lang w:val="en-US"/>
              </w:rPr>
              <w:t>Đúng như mong đợi</w:t>
            </w:r>
          </w:p>
        </w:tc>
        <w:tc>
          <w:tcPr>
            <w:tcW w:w="1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FFA4910" w14:textId="77777777" w:rsidR="00741722" w:rsidRPr="00741722" w:rsidRDefault="00741722" w:rsidP="00E05270">
            <w:pPr>
              <w:spacing w:line="360" w:lineRule="auto"/>
              <w:rPr>
                <w:lang w:val="en-US"/>
              </w:rPr>
            </w:pPr>
            <w:r w:rsidRPr="00741722">
              <w:rPr>
                <w:rFonts w:ascii="Segoe UI Symbol" w:hAnsi="Segoe UI Symbol" w:cs="Segoe UI Symbol"/>
                <w:lang w:val="en-US"/>
              </w:rPr>
              <w:t>✓</w:t>
            </w:r>
            <w:r w:rsidRPr="00741722">
              <w:rPr>
                <w:lang w:val="en-US"/>
              </w:rPr>
              <w:t xml:space="preserve"> Đạt</w:t>
            </w:r>
          </w:p>
        </w:tc>
      </w:tr>
      <w:tr w:rsidR="00741722" w:rsidRPr="00741722" w14:paraId="5E2110E4"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A41B111" w14:textId="77777777" w:rsidR="00741722" w:rsidRPr="00741722" w:rsidRDefault="00741722" w:rsidP="00E05270">
            <w:pPr>
              <w:spacing w:line="360" w:lineRule="auto"/>
              <w:jc w:val="center"/>
              <w:rPr>
                <w:lang w:val="en-US"/>
              </w:rPr>
            </w:pPr>
            <w:r w:rsidRPr="00741722">
              <w:rPr>
                <w:lang w:val="en-US"/>
              </w:rPr>
              <w:t>9</w:t>
            </w:r>
          </w:p>
        </w:tc>
        <w:tc>
          <w:tcPr>
            <w:tcW w:w="3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532C60C" w14:textId="77777777" w:rsidR="00741722" w:rsidRPr="00741722" w:rsidRDefault="00741722" w:rsidP="00E05270">
            <w:pPr>
              <w:spacing w:line="360" w:lineRule="auto"/>
              <w:rPr>
                <w:lang w:val="en-US"/>
              </w:rPr>
            </w:pPr>
            <w:r w:rsidRPr="00741722">
              <w:rPr>
                <w:lang w:val="en-US"/>
              </w:rPr>
              <w:t>Parry + Riposte</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7E4915A" w14:textId="77777777" w:rsidR="00741722" w:rsidRPr="00741722" w:rsidRDefault="00741722" w:rsidP="00E05270">
            <w:pPr>
              <w:spacing w:line="360" w:lineRule="auto"/>
              <w:rPr>
                <w:lang w:val="en-US"/>
              </w:rPr>
            </w:pPr>
            <w:r w:rsidRPr="00741722">
              <w:rPr>
                <w:lang w:val="en-US"/>
              </w:rPr>
              <w:t>Đỡ đòn thành công → đóng băng thời gian → phản công</w:t>
            </w:r>
          </w:p>
        </w:tc>
        <w:tc>
          <w:tcPr>
            <w:tcW w:w="15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6A8FF1E" w14:textId="77777777" w:rsidR="00741722" w:rsidRPr="00741722" w:rsidRDefault="00741722" w:rsidP="00E05270">
            <w:pPr>
              <w:spacing w:line="360" w:lineRule="auto"/>
              <w:rPr>
                <w:lang w:val="en-US"/>
              </w:rPr>
            </w:pPr>
            <w:r w:rsidRPr="00741722">
              <w:rPr>
                <w:lang w:val="en-US"/>
              </w:rPr>
              <w:t>Đúng như mong đợi</w:t>
            </w:r>
          </w:p>
        </w:tc>
        <w:tc>
          <w:tcPr>
            <w:tcW w:w="1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C4FD812" w14:textId="77777777" w:rsidR="00741722" w:rsidRPr="00741722" w:rsidRDefault="00741722" w:rsidP="00E05270">
            <w:pPr>
              <w:spacing w:line="360" w:lineRule="auto"/>
              <w:rPr>
                <w:lang w:val="en-US"/>
              </w:rPr>
            </w:pPr>
            <w:r w:rsidRPr="00741722">
              <w:rPr>
                <w:rFonts w:ascii="Segoe UI Symbol" w:hAnsi="Segoe UI Symbol" w:cs="Segoe UI Symbol"/>
                <w:lang w:val="en-US"/>
              </w:rPr>
              <w:t>✓</w:t>
            </w:r>
            <w:r w:rsidRPr="00741722">
              <w:rPr>
                <w:lang w:val="en-US"/>
              </w:rPr>
              <w:t xml:space="preserve"> Đạt</w:t>
            </w:r>
          </w:p>
        </w:tc>
      </w:tr>
      <w:tr w:rsidR="00741722" w:rsidRPr="00741722" w14:paraId="0D899F84"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591D950" w14:textId="77777777" w:rsidR="00741722" w:rsidRPr="00741722" w:rsidRDefault="00741722" w:rsidP="00E05270">
            <w:pPr>
              <w:spacing w:line="360" w:lineRule="auto"/>
              <w:jc w:val="center"/>
              <w:rPr>
                <w:lang w:val="en-US"/>
              </w:rPr>
            </w:pPr>
            <w:r w:rsidRPr="00741722">
              <w:rPr>
                <w:lang w:val="en-US"/>
              </w:rPr>
              <w:t>10</w:t>
            </w:r>
          </w:p>
        </w:tc>
        <w:tc>
          <w:tcPr>
            <w:tcW w:w="3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74AADC7" w14:textId="77777777" w:rsidR="00741722" w:rsidRPr="00741722" w:rsidRDefault="00741722" w:rsidP="00E05270">
            <w:pPr>
              <w:spacing w:line="360" w:lineRule="auto"/>
              <w:rPr>
                <w:lang w:val="en-US"/>
              </w:rPr>
            </w:pPr>
            <w:r w:rsidRPr="00741722">
              <w:rPr>
                <w:lang w:val="en-US"/>
              </w:rPr>
              <w:t>SilkSkill – Heal</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6F96B5B" w14:textId="77777777" w:rsidR="00741722" w:rsidRPr="00741722" w:rsidRDefault="00741722" w:rsidP="00E05270">
            <w:pPr>
              <w:spacing w:line="360" w:lineRule="auto"/>
              <w:rPr>
                <w:lang w:val="en-US"/>
              </w:rPr>
            </w:pPr>
            <w:r w:rsidRPr="00741722">
              <w:rPr>
                <w:lang w:val="en-US"/>
              </w:rPr>
              <w:t>Hồi HP, tiêu 8 Silk, animation heal đúng</w:t>
            </w:r>
          </w:p>
        </w:tc>
        <w:tc>
          <w:tcPr>
            <w:tcW w:w="15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9986782" w14:textId="77777777" w:rsidR="00741722" w:rsidRPr="00741722" w:rsidRDefault="00741722" w:rsidP="00E05270">
            <w:pPr>
              <w:spacing w:line="360" w:lineRule="auto"/>
              <w:rPr>
                <w:lang w:val="en-US"/>
              </w:rPr>
            </w:pPr>
            <w:r w:rsidRPr="00741722">
              <w:rPr>
                <w:lang w:val="en-US"/>
              </w:rPr>
              <w:t>Đúng như mong đợi</w:t>
            </w:r>
          </w:p>
        </w:tc>
        <w:tc>
          <w:tcPr>
            <w:tcW w:w="1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6C7E42F" w14:textId="77777777" w:rsidR="00741722" w:rsidRPr="00741722" w:rsidRDefault="00741722" w:rsidP="00E05270">
            <w:pPr>
              <w:spacing w:line="360" w:lineRule="auto"/>
              <w:rPr>
                <w:lang w:val="en-US"/>
              </w:rPr>
            </w:pPr>
            <w:r w:rsidRPr="00741722">
              <w:rPr>
                <w:rFonts w:ascii="Segoe UI Symbol" w:hAnsi="Segoe UI Symbol" w:cs="Segoe UI Symbol"/>
                <w:lang w:val="en-US"/>
              </w:rPr>
              <w:t>✓</w:t>
            </w:r>
            <w:r w:rsidRPr="00741722">
              <w:rPr>
                <w:lang w:val="en-US"/>
              </w:rPr>
              <w:t xml:space="preserve"> Đạt</w:t>
            </w:r>
          </w:p>
        </w:tc>
      </w:tr>
      <w:tr w:rsidR="00741722" w:rsidRPr="00741722" w14:paraId="78346323"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3B94685" w14:textId="77777777" w:rsidR="00741722" w:rsidRPr="00741722" w:rsidRDefault="00741722" w:rsidP="00E05270">
            <w:pPr>
              <w:spacing w:line="360" w:lineRule="auto"/>
              <w:jc w:val="center"/>
              <w:rPr>
                <w:lang w:val="en-US"/>
              </w:rPr>
            </w:pPr>
            <w:r w:rsidRPr="00741722">
              <w:rPr>
                <w:lang w:val="en-US"/>
              </w:rPr>
              <w:t>11</w:t>
            </w:r>
          </w:p>
        </w:tc>
        <w:tc>
          <w:tcPr>
            <w:tcW w:w="3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5D345AB" w14:textId="77777777" w:rsidR="00741722" w:rsidRPr="00741722" w:rsidRDefault="00741722" w:rsidP="00E05270">
            <w:pPr>
              <w:spacing w:line="360" w:lineRule="auto"/>
              <w:rPr>
                <w:lang w:val="en-US"/>
              </w:rPr>
            </w:pPr>
            <w:r w:rsidRPr="00741722">
              <w:rPr>
                <w:lang w:val="en-US"/>
              </w:rPr>
              <w:t>Nhận sát thương + I-frame</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5247395" w14:textId="77777777" w:rsidR="00741722" w:rsidRPr="00741722" w:rsidRDefault="00741722" w:rsidP="00E05270">
            <w:pPr>
              <w:spacing w:line="360" w:lineRule="auto"/>
              <w:rPr>
                <w:lang w:val="en-US"/>
              </w:rPr>
            </w:pPr>
            <w:r w:rsidRPr="00741722">
              <w:rPr>
                <w:lang w:val="en-US"/>
              </w:rPr>
              <w:t>HP giảm, sprite mờ, miễn sát thương trong iFrameTime</w:t>
            </w:r>
          </w:p>
        </w:tc>
        <w:tc>
          <w:tcPr>
            <w:tcW w:w="15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272F963" w14:textId="77777777" w:rsidR="00741722" w:rsidRPr="00741722" w:rsidRDefault="00741722" w:rsidP="00E05270">
            <w:pPr>
              <w:spacing w:line="360" w:lineRule="auto"/>
              <w:rPr>
                <w:lang w:val="en-US"/>
              </w:rPr>
            </w:pPr>
            <w:r w:rsidRPr="00741722">
              <w:rPr>
                <w:lang w:val="en-US"/>
              </w:rPr>
              <w:t>Đúng như mong đợi</w:t>
            </w:r>
          </w:p>
        </w:tc>
        <w:tc>
          <w:tcPr>
            <w:tcW w:w="1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FD63823" w14:textId="77777777" w:rsidR="00741722" w:rsidRPr="00741722" w:rsidRDefault="00741722" w:rsidP="00E05270">
            <w:pPr>
              <w:spacing w:line="360" w:lineRule="auto"/>
              <w:rPr>
                <w:lang w:val="en-US"/>
              </w:rPr>
            </w:pPr>
            <w:r w:rsidRPr="00741722">
              <w:rPr>
                <w:rFonts w:ascii="Segoe UI Symbol" w:hAnsi="Segoe UI Symbol" w:cs="Segoe UI Symbol"/>
                <w:lang w:val="en-US"/>
              </w:rPr>
              <w:t>✓</w:t>
            </w:r>
            <w:r w:rsidRPr="00741722">
              <w:rPr>
                <w:lang w:val="en-US"/>
              </w:rPr>
              <w:t xml:space="preserve"> Đạt</w:t>
            </w:r>
          </w:p>
        </w:tc>
      </w:tr>
      <w:tr w:rsidR="00741722" w:rsidRPr="00741722" w14:paraId="1D49E1D6"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CCC4069" w14:textId="77777777" w:rsidR="00741722" w:rsidRPr="00741722" w:rsidRDefault="00741722" w:rsidP="00E05270">
            <w:pPr>
              <w:spacing w:line="360" w:lineRule="auto"/>
              <w:jc w:val="center"/>
              <w:rPr>
                <w:lang w:val="en-US"/>
              </w:rPr>
            </w:pPr>
            <w:r w:rsidRPr="00741722">
              <w:rPr>
                <w:lang w:val="en-US"/>
              </w:rPr>
              <w:t>12</w:t>
            </w:r>
          </w:p>
        </w:tc>
        <w:tc>
          <w:tcPr>
            <w:tcW w:w="3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2CFB804" w14:textId="77777777" w:rsidR="00741722" w:rsidRPr="00741722" w:rsidRDefault="00741722" w:rsidP="00E05270">
            <w:pPr>
              <w:spacing w:line="360" w:lineRule="auto"/>
              <w:rPr>
                <w:lang w:val="en-US"/>
              </w:rPr>
            </w:pPr>
            <w:r w:rsidRPr="00741722">
              <w:rPr>
                <w:lang w:val="en-US"/>
              </w:rPr>
              <w:t>Chết và respawn tại RestChair</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5D329F3" w14:textId="77777777" w:rsidR="00741722" w:rsidRPr="00741722" w:rsidRDefault="00741722" w:rsidP="00E05270">
            <w:pPr>
              <w:spacing w:line="360" w:lineRule="auto"/>
              <w:rPr>
                <w:lang w:val="en-US"/>
              </w:rPr>
            </w:pPr>
            <w:r w:rsidRPr="00741722">
              <w:rPr>
                <w:lang w:val="en-US"/>
              </w:rPr>
              <w:t>Nhân vật chết → fade out → respawn đúng vị trí chair</w:t>
            </w:r>
          </w:p>
        </w:tc>
        <w:tc>
          <w:tcPr>
            <w:tcW w:w="15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0FD2778" w14:textId="77777777" w:rsidR="00741722" w:rsidRPr="00741722" w:rsidRDefault="00741722" w:rsidP="00E05270">
            <w:pPr>
              <w:spacing w:line="360" w:lineRule="auto"/>
              <w:rPr>
                <w:lang w:val="en-US"/>
              </w:rPr>
            </w:pPr>
            <w:r w:rsidRPr="00741722">
              <w:rPr>
                <w:lang w:val="en-US"/>
              </w:rPr>
              <w:t>Đúng như mong đợi</w:t>
            </w:r>
          </w:p>
        </w:tc>
        <w:tc>
          <w:tcPr>
            <w:tcW w:w="1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ADFF86B" w14:textId="77777777" w:rsidR="00741722" w:rsidRPr="00741722" w:rsidRDefault="00741722" w:rsidP="00E05270">
            <w:pPr>
              <w:spacing w:line="360" w:lineRule="auto"/>
              <w:rPr>
                <w:lang w:val="en-US"/>
              </w:rPr>
            </w:pPr>
            <w:r w:rsidRPr="00741722">
              <w:rPr>
                <w:rFonts w:ascii="Segoe UI Symbol" w:hAnsi="Segoe UI Symbol" w:cs="Segoe UI Symbol"/>
                <w:lang w:val="en-US"/>
              </w:rPr>
              <w:t>✓</w:t>
            </w:r>
            <w:r w:rsidRPr="00741722">
              <w:rPr>
                <w:lang w:val="en-US"/>
              </w:rPr>
              <w:t xml:space="preserve"> Đạt</w:t>
            </w:r>
          </w:p>
        </w:tc>
      </w:tr>
      <w:tr w:rsidR="00741722" w:rsidRPr="00741722" w14:paraId="4D6530E3"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66994BA" w14:textId="77777777" w:rsidR="00741722" w:rsidRPr="00741722" w:rsidRDefault="00741722" w:rsidP="00E05270">
            <w:pPr>
              <w:spacing w:line="360" w:lineRule="auto"/>
              <w:jc w:val="center"/>
              <w:rPr>
                <w:lang w:val="en-US"/>
              </w:rPr>
            </w:pPr>
            <w:r w:rsidRPr="00741722">
              <w:rPr>
                <w:lang w:val="en-US"/>
              </w:rPr>
              <w:t>13</w:t>
            </w:r>
          </w:p>
        </w:tc>
        <w:tc>
          <w:tcPr>
            <w:tcW w:w="3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B7B7013" w14:textId="77777777" w:rsidR="00741722" w:rsidRPr="00741722" w:rsidRDefault="00741722" w:rsidP="00E05270">
            <w:pPr>
              <w:spacing w:line="360" w:lineRule="auto"/>
              <w:rPr>
                <w:lang w:val="en-US"/>
              </w:rPr>
            </w:pPr>
            <w:r w:rsidRPr="00741722">
              <w:rPr>
                <w:lang w:val="en-US"/>
              </w:rPr>
              <w:t>Lưu game tại RestChair</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9874DD7" w14:textId="77777777" w:rsidR="00741722" w:rsidRPr="00741722" w:rsidRDefault="00741722" w:rsidP="00E05270">
            <w:pPr>
              <w:spacing w:line="360" w:lineRule="auto"/>
              <w:rPr>
                <w:lang w:val="en-US"/>
              </w:rPr>
            </w:pPr>
            <w:r w:rsidRPr="00741722">
              <w:rPr>
                <w:lang w:val="en-US"/>
              </w:rPr>
              <w:t>Dữ liệu lưu đúng, respawn đúng sau khi tắt mở lại app</w:t>
            </w:r>
          </w:p>
        </w:tc>
        <w:tc>
          <w:tcPr>
            <w:tcW w:w="15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6C1E8C6" w14:textId="77777777" w:rsidR="00741722" w:rsidRPr="00741722" w:rsidRDefault="00741722" w:rsidP="00E05270">
            <w:pPr>
              <w:spacing w:line="360" w:lineRule="auto"/>
              <w:rPr>
                <w:lang w:val="en-US"/>
              </w:rPr>
            </w:pPr>
            <w:r w:rsidRPr="00741722">
              <w:rPr>
                <w:lang w:val="en-US"/>
              </w:rPr>
              <w:t>Đúng như mong đợi</w:t>
            </w:r>
          </w:p>
        </w:tc>
        <w:tc>
          <w:tcPr>
            <w:tcW w:w="1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80BF290" w14:textId="77777777" w:rsidR="00741722" w:rsidRPr="00741722" w:rsidRDefault="00741722" w:rsidP="00E05270">
            <w:pPr>
              <w:spacing w:line="360" w:lineRule="auto"/>
              <w:rPr>
                <w:lang w:val="en-US"/>
              </w:rPr>
            </w:pPr>
            <w:r w:rsidRPr="00741722">
              <w:rPr>
                <w:rFonts w:ascii="Segoe UI Symbol" w:hAnsi="Segoe UI Symbol" w:cs="Segoe UI Symbol"/>
                <w:lang w:val="en-US"/>
              </w:rPr>
              <w:t>✓</w:t>
            </w:r>
            <w:r w:rsidRPr="00741722">
              <w:rPr>
                <w:lang w:val="en-US"/>
              </w:rPr>
              <w:t xml:space="preserve"> Đạt</w:t>
            </w:r>
          </w:p>
        </w:tc>
      </w:tr>
      <w:tr w:rsidR="00741722" w:rsidRPr="00741722" w14:paraId="0422031F"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E11659B" w14:textId="77777777" w:rsidR="00741722" w:rsidRPr="00741722" w:rsidRDefault="00741722" w:rsidP="00E05270">
            <w:pPr>
              <w:spacing w:line="360" w:lineRule="auto"/>
              <w:jc w:val="center"/>
              <w:rPr>
                <w:lang w:val="en-US"/>
              </w:rPr>
            </w:pPr>
            <w:r w:rsidRPr="00741722">
              <w:rPr>
                <w:lang w:val="en-US"/>
              </w:rPr>
              <w:t>14</w:t>
            </w:r>
          </w:p>
        </w:tc>
        <w:tc>
          <w:tcPr>
            <w:tcW w:w="3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C73CFCA" w14:textId="77777777" w:rsidR="00741722" w:rsidRPr="00741722" w:rsidRDefault="00741722" w:rsidP="00E05270">
            <w:pPr>
              <w:spacing w:line="360" w:lineRule="auto"/>
              <w:rPr>
                <w:lang w:val="en-US"/>
              </w:rPr>
            </w:pPr>
            <w:r w:rsidRPr="00741722">
              <w:rPr>
                <w:lang w:val="en-US"/>
              </w:rPr>
              <w:t>Chuyển phòng (Room Transition)</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1F7421D" w14:textId="77777777" w:rsidR="00741722" w:rsidRPr="00741722" w:rsidRDefault="00741722" w:rsidP="00E05270">
            <w:pPr>
              <w:spacing w:line="360" w:lineRule="auto"/>
              <w:rPr>
                <w:lang w:val="en-US"/>
              </w:rPr>
            </w:pPr>
            <w:r w:rsidRPr="00741722">
              <w:rPr>
                <w:lang w:val="en-US"/>
              </w:rPr>
              <w:t>Fade out → load scene mới → nhân vật xuất hiện đúng vị trí</w:t>
            </w:r>
          </w:p>
        </w:tc>
        <w:tc>
          <w:tcPr>
            <w:tcW w:w="15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5B0222F" w14:textId="77777777" w:rsidR="00741722" w:rsidRPr="00741722" w:rsidRDefault="00741722" w:rsidP="00E05270">
            <w:pPr>
              <w:spacing w:line="360" w:lineRule="auto"/>
              <w:rPr>
                <w:lang w:val="en-US"/>
              </w:rPr>
            </w:pPr>
            <w:r w:rsidRPr="00741722">
              <w:rPr>
                <w:lang w:val="en-US"/>
              </w:rPr>
              <w:t>Đúng như mong đợi</w:t>
            </w:r>
          </w:p>
        </w:tc>
        <w:tc>
          <w:tcPr>
            <w:tcW w:w="1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11C4223" w14:textId="77777777" w:rsidR="00741722" w:rsidRPr="00741722" w:rsidRDefault="00741722" w:rsidP="00E05270">
            <w:pPr>
              <w:spacing w:line="360" w:lineRule="auto"/>
              <w:rPr>
                <w:lang w:val="en-US"/>
              </w:rPr>
            </w:pPr>
            <w:r w:rsidRPr="00741722">
              <w:rPr>
                <w:rFonts w:ascii="Segoe UI Symbol" w:hAnsi="Segoe UI Symbol" w:cs="Segoe UI Symbol"/>
                <w:lang w:val="en-US"/>
              </w:rPr>
              <w:t>✓</w:t>
            </w:r>
            <w:r w:rsidRPr="00741722">
              <w:rPr>
                <w:lang w:val="en-US"/>
              </w:rPr>
              <w:t xml:space="preserve"> Đạt</w:t>
            </w:r>
          </w:p>
        </w:tc>
      </w:tr>
      <w:tr w:rsidR="00741722" w:rsidRPr="00741722" w14:paraId="034D984C"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7DE7DE7" w14:textId="77777777" w:rsidR="00741722" w:rsidRPr="00741722" w:rsidRDefault="00741722" w:rsidP="00E05270">
            <w:pPr>
              <w:spacing w:line="360" w:lineRule="auto"/>
              <w:jc w:val="center"/>
              <w:rPr>
                <w:lang w:val="en-US"/>
              </w:rPr>
            </w:pPr>
            <w:r w:rsidRPr="00741722">
              <w:rPr>
                <w:lang w:val="en-US"/>
              </w:rPr>
              <w:t>15</w:t>
            </w:r>
          </w:p>
        </w:tc>
        <w:tc>
          <w:tcPr>
            <w:tcW w:w="3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D90BEE4" w14:textId="77777777" w:rsidR="00741722" w:rsidRPr="00741722" w:rsidRDefault="00741722" w:rsidP="00E05270">
            <w:pPr>
              <w:spacing w:line="360" w:lineRule="auto"/>
              <w:rPr>
                <w:lang w:val="en-US"/>
              </w:rPr>
            </w:pPr>
            <w:r w:rsidRPr="00741722">
              <w:rPr>
                <w:lang w:val="en-US"/>
              </w:rPr>
              <w:t>AI Crabber phát hiện và tấn công</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4F7FE9A" w14:textId="77777777" w:rsidR="00741722" w:rsidRPr="00741722" w:rsidRDefault="00741722" w:rsidP="00E05270">
            <w:pPr>
              <w:spacing w:line="360" w:lineRule="auto"/>
              <w:rPr>
                <w:lang w:val="en-US"/>
              </w:rPr>
            </w:pPr>
            <w:r w:rsidRPr="00741722">
              <w:rPr>
                <w:lang w:val="en-US"/>
              </w:rPr>
              <w:t>Crabber phát hiện trong detectionRadius, lao tấn công</w:t>
            </w:r>
          </w:p>
        </w:tc>
        <w:tc>
          <w:tcPr>
            <w:tcW w:w="15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8EF489D" w14:textId="77777777" w:rsidR="00741722" w:rsidRPr="00741722" w:rsidRDefault="00741722" w:rsidP="00E05270">
            <w:pPr>
              <w:spacing w:line="360" w:lineRule="auto"/>
              <w:rPr>
                <w:lang w:val="en-US"/>
              </w:rPr>
            </w:pPr>
            <w:r w:rsidRPr="00741722">
              <w:rPr>
                <w:lang w:val="en-US"/>
              </w:rPr>
              <w:t>Đúng như mong đợi</w:t>
            </w:r>
          </w:p>
        </w:tc>
        <w:tc>
          <w:tcPr>
            <w:tcW w:w="1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EC193BE" w14:textId="77777777" w:rsidR="00741722" w:rsidRPr="00741722" w:rsidRDefault="00741722" w:rsidP="00E05270">
            <w:pPr>
              <w:spacing w:line="360" w:lineRule="auto"/>
              <w:rPr>
                <w:lang w:val="en-US"/>
              </w:rPr>
            </w:pPr>
            <w:r w:rsidRPr="00741722">
              <w:rPr>
                <w:rFonts w:ascii="Segoe UI Symbol" w:hAnsi="Segoe UI Symbol" w:cs="Segoe UI Symbol"/>
                <w:lang w:val="en-US"/>
              </w:rPr>
              <w:t>✓</w:t>
            </w:r>
            <w:r w:rsidRPr="00741722">
              <w:rPr>
                <w:lang w:val="en-US"/>
              </w:rPr>
              <w:t xml:space="preserve"> Đạt</w:t>
            </w:r>
          </w:p>
        </w:tc>
      </w:tr>
      <w:tr w:rsidR="00741722" w:rsidRPr="00741722" w14:paraId="6172A7E1"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2D85EE5" w14:textId="77777777" w:rsidR="00741722" w:rsidRPr="00741722" w:rsidRDefault="00741722" w:rsidP="00E05270">
            <w:pPr>
              <w:spacing w:line="360" w:lineRule="auto"/>
              <w:jc w:val="center"/>
              <w:rPr>
                <w:lang w:val="en-US"/>
              </w:rPr>
            </w:pPr>
            <w:r w:rsidRPr="00741722">
              <w:rPr>
                <w:lang w:val="en-US"/>
              </w:rPr>
              <w:lastRenderedPageBreak/>
              <w:t>16</w:t>
            </w:r>
          </w:p>
        </w:tc>
        <w:tc>
          <w:tcPr>
            <w:tcW w:w="3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1BD5561" w14:textId="77777777" w:rsidR="00741722" w:rsidRPr="00741722" w:rsidRDefault="00741722" w:rsidP="00E05270">
            <w:pPr>
              <w:spacing w:line="360" w:lineRule="auto"/>
              <w:rPr>
                <w:lang w:val="en-US"/>
              </w:rPr>
            </w:pPr>
            <w:r w:rsidRPr="00741722">
              <w:rPr>
                <w:lang w:val="en-US"/>
              </w:rPr>
              <w:t>AI Dipsa bắn đạn</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7814114" w14:textId="77777777" w:rsidR="00741722" w:rsidRPr="00741722" w:rsidRDefault="00741722" w:rsidP="00E05270">
            <w:pPr>
              <w:spacing w:line="360" w:lineRule="auto"/>
              <w:rPr>
                <w:lang w:val="en-US"/>
              </w:rPr>
            </w:pPr>
            <w:r w:rsidRPr="00741722">
              <w:rPr>
                <w:lang w:val="en-US"/>
              </w:rPr>
              <w:t>Dipsa bắn đạn về phía người chơi theo chu kỳ</w:t>
            </w:r>
          </w:p>
        </w:tc>
        <w:tc>
          <w:tcPr>
            <w:tcW w:w="15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4AA8A1C" w14:textId="77777777" w:rsidR="00741722" w:rsidRPr="00741722" w:rsidRDefault="00741722" w:rsidP="00E05270">
            <w:pPr>
              <w:spacing w:line="360" w:lineRule="auto"/>
              <w:rPr>
                <w:lang w:val="en-US"/>
              </w:rPr>
            </w:pPr>
            <w:r w:rsidRPr="00741722">
              <w:rPr>
                <w:lang w:val="en-US"/>
              </w:rPr>
              <w:t>Đúng như mong đợi</w:t>
            </w:r>
          </w:p>
        </w:tc>
        <w:tc>
          <w:tcPr>
            <w:tcW w:w="1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D8138F2" w14:textId="77777777" w:rsidR="00741722" w:rsidRPr="00741722" w:rsidRDefault="00741722" w:rsidP="00E05270">
            <w:pPr>
              <w:spacing w:line="360" w:lineRule="auto"/>
              <w:rPr>
                <w:lang w:val="en-US"/>
              </w:rPr>
            </w:pPr>
            <w:r w:rsidRPr="00741722">
              <w:rPr>
                <w:rFonts w:ascii="Segoe UI Symbol" w:hAnsi="Segoe UI Symbol" w:cs="Segoe UI Symbol"/>
                <w:lang w:val="en-US"/>
              </w:rPr>
              <w:t>✓</w:t>
            </w:r>
            <w:r w:rsidRPr="00741722">
              <w:rPr>
                <w:lang w:val="en-US"/>
              </w:rPr>
              <w:t xml:space="preserve"> Đạt</w:t>
            </w:r>
          </w:p>
        </w:tc>
      </w:tr>
      <w:tr w:rsidR="00741722" w:rsidRPr="00741722" w14:paraId="4E2C7F6D"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69F4845" w14:textId="77777777" w:rsidR="00741722" w:rsidRPr="00741722" w:rsidRDefault="00741722" w:rsidP="00E05270">
            <w:pPr>
              <w:spacing w:line="360" w:lineRule="auto"/>
              <w:jc w:val="center"/>
              <w:rPr>
                <w:lang w:val="en-US"/>
              </w:rPr>
            </w:pPr>
            <w:r w:rsidRPr="00741722">
              <w:rPr>
                <w:lang w:val="en-US"/>
              </w:rPr>
              <w:t>17</w:t>
            </w:r>
          </w:p>
        </w:tc>
        <w:tc>
          <w:tcPr>
            <w:tcW w:w="3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7A43744" w14:textId="77777777" w:rsidR="00741722" w:rsidRPr="00741722" w:rsidRDefault="00741722" w:rsidP="00E05270">
            <w:pPr>
              <w:spacing w:line="360" w:lineRule="auto"/>
              <w:rPr>
                <w:lang w:val="en-US"/>
              </w:rPr>
            </w:pPr>
            <w:r w:rsidRPr="00741722">
              <w:rPr>
                <w:lang w:val="en-US"/>
              </w:rPr>
              <w:t>AI TwistedDipsa bắn 3 đạn spread</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1E8E805" w14:textId="77777777" w:rsidR="00741722" w:rsidRPr="00741722" w:rsidRDefault="00741722" w:rsidP="00E05270">
            <w:pPr>
              <w:spacing w:line="360" w:lineRule="auto"/>
              <w:rPr>
                <w:lang w:val="en-US"/>
              </w:rPr>
            </w:pPr>
            <w:r w:rsidRPr="00741722">
              <w:rPr>
                <w:lang w:val="en-US"/>
              </w:rPr>
              <w:t>Bắn 3 đạn theo hình quạt, loại đạn ngẫu nhiên</w:t>
            </w:r>
          </w:p>
        </w:tc>
        <w:tc>
          <w:tcPr>
            <w:tcW w:w="15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F19EA1F" w14:textId="77777777" w:rsidR="00741722" w:rsidRPr="00741722" w:rsidRDefault="00741722" w:rsidP="00E05270">
            <w:pPr>
              <w:spacing w:line="360" w:lineRule="auto"/>
              <w:rPr>
                <w:lang w:val="en-US"/>
              </w:rPr>
            </w:pPr>
            <w:r w:rsidRPr="00741722">
              <w:rPr>
                <w:lang w:val="en-US"/>
              </w:rPr>
              <w:t>Đúng như mong đợi</w:t>
            </w:r>
          </w:p>
        </w:tc>
        <w:tc>
          <w:tcPr>
            <w:tcW w:w="1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0378D16" w14:textId="77777777" w:rsidR="00741722" w:rsidRPr="00741722" w:rsidRDefault="00741722" w:rsidP="00E05270">
            <w:pPr>
              <w:spacing w:line="360" w:lineRule="auto"/>
              <w:rPr>
                <w:lang w:val="en-US"/>
              </w:rPr>
            </w:pPr>
            <w:r w:rsidRPr="00741722">
              <w:rPr>
                <w:rFonts w:ascii="Segoe UI Symbol" w:hAnsi="Segoe UI Symbol" w:cs="Segoe UI Symbol"/>
                <w:lang w:val="en-US"/>
              </w:rPr>
              <w:t>✓</w:t>
            </w:r>
            <w:r w:rsidRPr="00741722">
              <w:rPr>
                <w:lang w:val="en-US"/>
              </w:rPr>
              <w:t xml:space="preserve"> Đạt</w:t>
            </w:r>
          </w:p>
        </w:tc>
      </w:tr>
      <w:tr w:rsidR="00741722" w:rsidRPr="00741722" w14:paraId="0020DE3D"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C214ACC" w14:textId="77777777" w:rsidR="00741722" w:rsidRPr="00741722" w:rsidRDefault="00741722" w:rsidP="00E05270">
            <w:pPr>
              <w:spacing w:line="360" w:lineRule="auto"/>
              <w:jc w:val="center"/>
              <w:rPr>
                <w:lang w:val="en-US"/>
              </w:rPr>
            </w:pPr>
            <w:r w:rsidRPr="00741722">
              <w:rPr>
                <w:lang w:val="en-US"/>
              </w:rPr>
              <w:t>18</w:t>
            </w:r>
          </w:p>
        </w:tc>
        <w:tc>
          <w:tcPr>
            <w:tcW w:w="3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43F318D" w14:textId="77777777" w:rsidR="00741722" w:rsidRPr="00741722" w:rsidRDefault="00741722" w:rsidP="00E05270">
            <w:pPr>
              <w:spacing w:line="360" w:lineRule="auto"/>
              <w:rPr>
                <w:lang w:val="en-US"/>
              </w:rPr>
            </w:pPr>
            <w:r w:rsidRPr="00741722">
              <w:rPr>
                <w:lang w:val="en-US"/>
              </w:rPr>
              <w:t>AI Crawling đổi hướng khi gặp vách/hố</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75CC5F7" w14:textId="77777777" w:rsidR="00741722" w:rsidRPr="00741722" w:rsidRDefault="00741722" w:rsidP="00E05270">
            <w:pPr>
              <w:spacing w:line="360" w:lineRule="auto"/>
              <w:rPr>
                <w:lang w:val="en-US"/>
              </w:rPr>
            </w:pPr>
            <w:r w:rsidRPr="00741722">
              <w:rPr>
                <w:lang w:val="en-US"/>
              </w:rPr>
              <w:t>Crawling đảo chiều khi Raycast phát hiện hố hoặc tường</w:t>
            </w:r>
          </w:p>
        </w:tc>
        <w:tc>
          <w:tcPr>
            <w:tcW w:w="15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D23631B" w14:textId="77777777" w:rsidR="00741722" w:rsidRPr="00741722" w:rsidRDefault="00741722" w:rsidP="00E05270">
            <w:pPr>
              <w:spacing w:line="360" w:lineRule="auto"/>
              <w:rPr>
                <w:lang w:val="en-US"/>
              </w:rPr>
            </w:pPr>
            <w:r w:rsidRPr="00741722">
              <w:rPr>
                <w:lang w:val="en-US"/>
              </w:rPr>
              <w:t>Đúng như mong đợi</w:t>
            </w:r>
          </w:p>
        </w:tc>
        <w:tc>
          <w:tcPr>
            <w:tcW w:w="1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19DDC7F" w14:textId="77777777" w:rsidR="00741722" w:rsidRPr="00741722" w:rsidRDefault="00741722" w:rsidP="00E05270">
            <w:pPr>
              <w:spacing w:line="360" w:lineRule="auto"/>
              <w:rPr>
                <w:lang w:val="en-US"/>
              </w:rPr>
            </w:pPr>
            <w:r w:rsidRPr="00741722">
              <w:rPr>
                <w:rFonts w:ascii="Segoe UI Symbol" w:hAnsi="Segoe UI Symbol" w:cs="Segoe UI Symbol"/>
                <w:lang w:val="en-US"/>
              </w:rPr>
              <w:t>✓</w:t>
            </w:r>
            <w:r w:rsidRPr="00741722">
              <w:rPr>
                <w:lang w:val="en-US"/>
              </w:rPr>
              <w:t xml:space="preserve"> Đạt</w:t>
            </w:r>
          </w:p>
        </w:tc>
      </w:tr>
      <w:tr w:rsidR="00741722" w:rsidRPr="00741722" w14:paraId="1C780142"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7FA856F" w14:textId="77777777" w:rsidR="00741722" w:rsidRPr="00741722" w:rsidRDefault="00741722" w:rsidP="00E05270">
            <w:pPr>
              <w:spacing w:line="360" w:lineRule="auto"/>
              <w:jc w:val="center"/>
              <w:rPr>
                <w:lang w:val="en-US"/>
              </w:rPr>
            </w:pPr>
            <w:r w:rsidRPr="00741722">
              <w:rPr>
                <w:lang w:val="en-US"/>
              </w:rPr>
              <w:t>19</w:t>
            </w:r>
          </w:p>
        </w:tc>
        <w:tc>
          <w:tcPr>
            <w:tcW w:w="3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0DD9A71" w14:textId="77777777" w:rsidR="00741722" w:rsidRPr="00741722" w:rsidRDefault="00741722" w:rsidP="00E05270">
            <w:pPr>
              <w:spacing w:line="360" w:lineRule="auto"/>
              <w:rPr>
                <w:lang w:val="en-US"/>
              </w:rPr>
            </w:pPr>
            <w:r w:rsidRPr="00741722">
              <w:rPr>
                <w:lang w:val="en-US"/>
              </w:rPr>
              <w:t>Kẻ địch chết và rơi loot</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07A9BDC" w14:textId="77777777" w:rsidR="00741722" w:rsidRPr="00741722" w:rsidRDefault="00741722" w:rsidP="00E05270">
            <w:pPr>
              <w:spacing w:line="360" w:lineRule="auto"/>
              <w:rPr>
                <w:lang w:val="en-US"/>
              </w:rPr>
            </w:pPr>
            <w:r w:rsidRPr="00741722">
              <w:rPr>
                <w:lang w:val="en-US"/>
              </w:rPr>
              <w:t>Kẻ địch chết → animation chết → rơi loot ngẫu nhiên</w:t>
            </w:r>
          </w:p>
        </w:tc>
        <w:tc>
          <w:tcPr>
            <w:tcW w:w="15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ABA2811" w14:textId="77777777" w:rsidR="00741722" w:rsidRPr="00741722" w:rsidRDefault="00741722" w:rsidP="00E05270">
            <w:pPr>
              <w:spacing w:line="360" w:lineRule="auto"/>
              <w:rPr>
                <w:lang w:val="en-US"/>
              </w:rPr>
            </w:pPr>
            <w:r w:rsidRPr="00741722">
              <w:rPr>
                <w:lang w:val="en-US"/>
              </w:rPr>
              <w:t>Đúng như mong đợi</w:t>
            </w:r>
          </w:p>
        </w:tc>
        <w:tc>
          <w:tcPr>
            <w:tcW w:w="1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29FEDF1" w14:textId="77777777" w:rsidR="00741722" w:rsidRPr="00741722" w:rsidRDefault="00741722" w:rsidP="00E05270">
            <w:pPr>
              <w:spacing w:line="360" w:lineRule="auto"/>
              <w:rPr>
                <w:lang w:val="en-US"/>
              </w:rPr>
            </w:pPr>
            <w:r w:rsidRPr="00741722">
              <w:rPr>
                <w:rFonts w:ascii="Segoe UI Symbol" w:hAnsi="Segoe UI Symbol" w:cs="Segoe UI Symbol"/>
                <w:lang w:val="en-US"/>
              </w:rPr>
              <w:t>✓</w:t>
            </w:r>
            <w:r w:rsidRPr="00741722">
              <w:rPr>
                <w:lang w:val="en-US"/>
              </w:rPr>
              <w:t xml:space="preserve"> Đạt</w:t>
            </w:r>
          </w:p>
        </w:tc>
      </w:tr>
      <w:tr w:rsidR="00741722" w:rsidRPr="00741722" w14:paraId="72FF1697"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2D4F820" w14:textId="77777777" w:rsidR="00741722" w:rsidRPr="00741722" w:rsidRDefault="00741722" w:rsidP="00E05270">
            <w:pPr>
              <w:spacing w:line="360" w:lineRule="auto"/>
              <w:jc w:val="center"/>
              <w:rPr>
                <w:lang w:val="en-US"/>
              </w:rPr>
            </w:pPr>
            <w:r w:rsidRPr="00741722">
              <w:rPr>
                <w:lang w:val="en-US"/>
              </w:rPr>
              <w:t>20</w:t>
            </w:r>
          </w:p>
        </w:tc>
        <w:tc>
          <w:tcPr>
            <w:tcW w:w="32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F3FB179" w14:textId="77777777" w:rsidR="00741722" w:rsidRPr="00741722" w:rsidRDefault="00741722" w:rsidP="00E05270">
            <w:pPr>
              <w:spacing w:line="360" w:lineRule="auto"/>
              <w:rPr>
                <w:lang w:val="en-US"/>
              </w:rPr>
            </w:pPr>
            <w:r w:rsidRPr="00741722">
              <w:rPr>
                <w:lang w:val="en-US"/>
              </w:rPr>
              <w:t>A* Pathfinding vòng qua chướng ngại vật</w:t>
            </w:r>
          </w:p>
        </w:tc>
        <w:tc>
          <w:tcPr>
            <w:tcW w:w="27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9886498" w14:textId="77777777" w:rsidR="00741722" w:rsidRPr="00741722" w:rsidRDefault="00741722" w:rsidP="00E05270">
            <w:pPr>
              <w:spacing w:line="360" w:lineRule="auto"/>
              <w:rPr>
                <w:lang w:val="en-US"/>
              </w:rPr>
            </w:pPr>
            <w:r w:rsidRPr="00741722">
              <w:rPr>
                <w:lang w:val="en-US"/>
              </w:rPr>
              <w:t>Kẻ địch tìm đường vòng qua tường để tiếp cận người chơi</w:t>
            </w:r>
          </w:p>
        </w:tc>
        <w:tc>
          <w:tcPr>
            <w:tcW w:w="15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087FBF4" w14:textId="77777777" w:rsidR="00741722" w:rsidRPr="00741722" w:rsidRDefault="00741722" w:rsidP="00E05270">
            <w:pPr>
              <w:spacing w:line="360" w:lineRule="auto"/>
              <w:rPr>
                <w:lang w:val="en-US"/>
              </w:rPr>
            </w:pPr>
            <w:r w:rsidRPr="00741722">
              <w:rPr>
                <w:lang w:val="en-US"/>
              </w:rPr>
              <w:t>Đúng như mong đợi</w:t>
            </w:r>
          </w:p>
        </w:tc>
        <w:tc>
          <w:tcPr>
            <w:tcW w:w="1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BD98639" w14:textId="77777777" w:rsidR="00741722" w:rsidRPr="00741722" w:rsidRDefault="00741722" w:rsidP="00E05270">
            <w:pPr>
              <w:spacing w:line="360" w:lineRule="auto"/>
              <w:rPr>
                <w:lang w:val="en-US"/>
              </w:rPr>
            </w:pPr>
            <w:r w:rsidRPr="00741722">
              <w:rPr>
                <w:rFonts w:ascii="Segoe UI Symbol" w:hAnsi="Segoe UI Symbol" w:cs="Segoe UI Symbol"/>
                <w:lang w:val="en-US"/>
              </w:rPr>
              <w:t>✓</w:t>
            </w:r>
            <w:r w:rsidRPr="00741722">
              <w:rPr>
                <w:lang w:val="en-US"/>
              </w:rPr>
              <w:t xml:space="preserve"> Đạt</w:t>
            </w:r>
          </w:p>
        </w:tc>
      </w:tr>
    </w:tbl>
    <w:p w14:paraId="3F128F8C" w14:textId="77777777" w:rsidR="00741722" w:rsidRPr="00741722" w:rsidRDefault="00741722" w:rsidP="00E05270">
      <w:pPr>
        <w:spacing w:line="360" w:lineRule="auto"/>
        <w:ind w:left="360"/>
        <w:jc w:val="both"/>
        <w:rPr>
          <w:lang w:val="en-US"/>
        </w:rPr>
      </w:pPr>
      <w:r w:rsidRPr="00741722">
        <w:rPr>
          <w:lang w:val="en-US"/>
        </w:rPr>
        <w:t xml:space="preserve"> </w:t>
      </w:r>
    </w:p>
    <w:p w14:paraId="4619CEE4" w14:textId="2908586F" w:rsidR="00741722" w:rsidRPr="00BB5369" w:rsidRDefault="00BB5369" w:rsidP="00E05270">
      <w:pPr>
        <w:pStyle w:val="Caption"/>
      </w:pPr>
      <w:bookmarkStart w:id="324" w:name="_Toc230475874"/>
      <w:r>
        <w:t>Bảng</w:t>
      </w:r>
      <w:r>
        <w:rPr>
          <w:lang w:val="en-US"/>
        </w:rPr>
        <w:t xml:space="preserve"> 4</w:t>
      </w:r>
      <w:r>
        <w:t>.</w:t>
      </w:r>
      <w:r>
        <w:fldChar w:fldCharType="begin"/>
      </w:r>
      <w:r>
        <w:instrText xml:space="preserve"> SEQ Bảng \* ARABIC \s 1 </w:instrText>
      </w:r>
      <w:r>
        <w:fldChar w:fldCharType="separate"/>
      </w:r>
      <w:r>
        <w:rPr>
          <w:noProof/>
        </w:rPr>
        <w:t>4</w:t>
      </w:r>
      <w:r>
        <w:rPr>
          <w:noProof/>
        </w:rPr>
        <w:fldChar w:fldCharType="end"/>
      </w:r>
      <w:r w:rsidR="001F0B14" w:rsidRPr="00BB5369">
        <w:rPr>
          <w:iCs/>
        </w:rPr>
        <w:t>:</w:t>
      </w:r>
      <w:r w:rsidR="00741722" w:rsidRPr="00BB5369">
        <w:rPr>
          <w:iCs/>
        </w:rPr>
        <w:t xml:space="preserve"> Kết quả kiểm thử chức năng</w:t>
      </w:r>
      <w:bookmarkEnd w:id="324"/>
    </w:p>
    <w:p w14:paraId="6722E348" w14:textId="77777777" w:rsidR="00741722" w:rsidRPr="00BB5369" w:rsidRDefault="00741722" w:rsidP="00E05270">
      <w:pPr>
        <w:pStyle w:val="Heading3"/>
        <w:spacing w:line="360" w:lineRule="auto"/>
        <w:rPr>
          <w:lang w:val="vi-VN"/>
        </w:rPr>
      </w:pPr>
      <w:bookmarkStart w:id="325" w:name="_Toc230475813"/>
      <w:r w:rsidRPr="00BB5369">
        <w:rPr>
          <w:lang w:val="vi-VN"/>
        </w:rPr>
        <w:t>4.6.2. Kiểm thử hiệu năng trên Android</w:t>
      </w:r>
      <w:bookmarkEnd w:id="325"/>
    </w:p>
    <w:p w14:paraId="11D90D91" w14:textId="0CBC46E7" w:rsidR="00741722" w:rsidRPr="00BB5369" w:rsidRDefault="00741722" w:rsidP="00E05270">
      <w:pPr>
        <w:spacing w:line="360" w:lineRule="auto"/>
        <w:ind w:firstLine="720"/>
        <w:jc w:val="both"/>
      </w:pPr>
      <w:r w:rsidRPr="00BB5369">
        <w:t>Game được đo hiệu năng trên thiết bị Android kiểm thử bằng công cụ Unity Profiler kết nối không dây. Kết quả đo hiệu năng trong các tình huống điển hình:</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000"/>
        <w:gridCol w:w="2000"/>
        <w:gridCol w:w="2000"/>
      </w:tblGrid>
      <w:tr w:rsidR="00741722" w:rsidRPr="00741722" w14:paraId="01D19099" w14:textId="77777777" w:rsidTr="00C535C1">
        <w:tc>
          <w:tcPr>
            <w:tcW w:w="3026"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4EEA2042" w14:textId="77777777" w:rsidR="00741722" w:rsidRPr="00741722" w:rsidRDefault="00741722" w:rsidP="00E05270">
            <w:pPr>
              <w:spacing w:line="360" w:lineRule="auto"/>
              <w:jc w:val="center"/>
              <w:rPr>
                <w:lang w:val="en-US"/>
              </w:rPr>
            </w:pPr>
            <w:r w:rsidRPr="00741722">
              <w:rPr>
                <w:b/>
                <w:bCs/>
                <w:lang w:val="en-US"/>
              </w:rPr>
              <w:t>Tình huống</w:t>
            </w:r>
          </w:p>
        </w:tc>
        <w:tc>
          <w:tcPr>
            <w:tcW w:w="2000"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06E460BE" w14:textId="77777777" w:rsidR="00741722" w:rsidRPr="00741722" w:rsidRDefault="00741722" w:rsidP="00E05270">
            <w:pPr>
              <w:spacing w:line="360" w:lineRule="auto"/>
              <w:jc w:val="center"/>
              <w:rPr>
                <w:lang w:val="en-US"/>
              </w:rPr>
            </w:pPr>
            <w:r w:rsidRPr="00741722">
              <w:rPr>
                <w:b/>
                <w:bCs/>
                <w:lang w:val="en-US"/>
              </w:rPr>
              <w:t>FPS trung bình</w:t>
            </w:r>
          </w:p>
        </w:tc>
        <w:tc>
          <w:tcPr>
            <w:tcW w:w="2000"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0260078F" w14:textId="77777777" w:rsidR="00741722" w:rsidRPr="00741722" w:rsidRDefault="00741722" w:rsidP="00E05270">
            <w:pPr>
              <w:spacing w:line="360" w:lineRule="auto"/>
              <w:jc w:val="center"/>
              <w:rPr>
                <w:lang w:val="en-US"/>
              </w:rPr>
            </w:pPr>
            <w:r w:rsidRPr="00741722">
              <w:rPr>
                <w:b/>
                <w:bCs/>
                <w:lang w:val="en-US"/>
              </w:rPr>
              <w:t>FPS tối thiểu</w:t>
            </w:r>
          </w:p>
        </w:tc>
        <w:tc>
          <w:tcPr>
            <w:tcW w:w="2000"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390EA4B5" w14:textId="77777777" w:rsidR="00741722" w:rsidRPr="00741722" w:rsidRDefault="00741722" w:rsidP="00E05270">
            <w:pPr>
              <w:spacing w:line="360" w:lineRule="auto"/>
              <w:jc w:val="center"/>
              <w:rPr>
                <w:lang w:val="en-US"/>
              </w:rPr>
            </w:pPr>
            <w:r w:rsidRPr="00741722">
              <w:rPr>
                <w:b/>
                <w:bCs/>
                <w:lang w:val="en-US"/>
              </w:rPr>
              <w:t>Đánh giá</w:t>
            </w:r>
          </w:p>
        </w:tc>
      </w:tr>
      <w:tr w:rsidR="00741722" w:rsidRPr="00741722" w14:paraId="46F561B2" w14:textId="77777777">
        <w:tc>
          <w:tcPr>
            <w:tcW w:w="302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FA4E3B8" w14:textId="77777777" w:rsidR="00741722" w:rsidRPr="00741722" w:rsidRDefault="00741722" w:rsidP="00E05270">
            <w:pPr>
              <w:spacing w:line="360" w:lineRule="auto"/>
              <w:rPr>
                <w:lang w:val="en-US"/>
              </w:rPr>
            </w:pPr>
            <w:r w:rsidRPr="00741722">
              <w:rPr>
                <w:lang w:val="en-US"/>
              </w:rPr>
              <w:t>Gameplay bình thường (1 kẻ địch)</w:t>
            </w:r>
          </w:p>
        </w:tc>
        <w:tc>
          <w:tcPr>
            <w:tcW w:w="2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3C0F524" w14:textId="77777777" w:rsidR="00741722" w:rsidRPr="00741722" w:rsidRDefault="00741722" w:rsidP="00E05270">
            <w:pPr>
              <w:spacing w:line="360" w:lineRule="auto"/>
              <w:jc w:val="center"/>
              <w:rPr>
                <w:lang w:val="en-US"/>
              </w:rPr>
            </w:pPr>
            <w:r w:rsidRPr="00741722">
              <w:rPr>
                <w:lang w:val="en-US"/>
              </w:rPr>
              <w:t>58–60 FPS</w:t>
            </w:r>
          </w:p>
        </w:tc>
        <w:tc>
          <w:tcPr>
            <w:tcW w:w="2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C895B1E" w14:textId="77777777" w:rsidR="00741722" w:rsidRPr="00741722" w:rsidRDefault="00741722" w:rsidP="00E05270">
            <w:pPr>
              <w:spacing w:line="360" w:lineRule="auto"/>
              <w:jc w:val="center"/>
              <w:rPr>
                <w:lang w:val="en-US"/>
              </w:rPr>
            </w:pPr>
            <w:r w:rsidRPr="00741722">
              <w:rPr>
                <w:lang w:val="en-US"/>
              </w:rPr>
              <w:t>55 FPS</w:t>
            </w:r>
          </w:p>
        </w:tc>
        <w:tc>
          <w:tcPr>
            <w:tcW w:w="2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C795D19" w14:textId="77777777" w:rsidR="00741722" w:rsidRPr="00741722" w:rsidRDefault="00741722" w:rsidP="00E05270">
            <w:pPr>
              <w:spacing w:line="360" w:lineRule="auto"/>
              <w:rPr>
                <w:lang w:val="en-US"/>
              </w:rPr>
            </w:pPr>
            <w:r w:rsidRPr="00741722">
              <w:rPr>
                <w:lang w:val="en-US"/>
              </w:rPr>
              <w:t>Xuất sắc</w:t>
            </w:r>
          </w:p>
        </w:tc>
      </w:tr>
      <w:tr w:rsidR="00741722" w:rsidRPr="00741722" w14:paraId="63A623C5" w14:textId="77777777">
        <w:tc>
          <w:tcPr>
            <w:tcW w:w="302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EB1CCCB" w14:textId="77777777" w:rsidR="00741722" w:rsidRPr="00A56170" w:rsidRDefault="00741722" w:rsidP="00E05270">
            <w:pPr>
              <w:spacing w:line="360" w:lineRule="auto"/>
            </w:pPr>
            <w:r w:rsidRPr="00A56170">
              <w:t>Chiến đấu với 3 kẻ địch đồng thời</w:t>
            </w:r>
          </w:p>
        </w:tc>
        <w:tc>
          <w:tcPr>
            <w:tcW w:w="2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60A6D80" w14:textId="77777777" w:rsidR="00741722" w:rsidRPr="00741722" w:rsidRDefault="00741722" w:rsidP="00E05270">
            <w:pPr>
              <w:spacing w:line="360" w:lineRule="auto"/>
              <w:jc w:val="center"/>
              <w:rPr>
                <w:lang w:val="en-US"/>
              </w:rPr>
            </w:pPr>
            <w:r w:rsidRPr="00741722">
              <w:rPr>
                <w:lang w:val="en-US"/>
              </w:rPr>
              <w:t>50–58 FPS</w:t>
            </w:r>
          </w:p>
        </w:tc>
        <w:tc>
          <w:tcPr>
            <w:tcW w:w="2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917949A" w14:textId="77777777" w:rsidR="00741722" w:rsidRPr="00741722" w:rsidRDefault="00741722" w:rsidP="00E05270">
            <w:pPr>
              <w:spacing w:line="360" w:lineRule="auto"/>
              <w:jc w:val="center"/>
              <w:rPr>
                <w:lang w:val="en-US"/>
              </w:rPr>
            </w:pPr>
            <w:r w:rsidRPr="00741722">
              <w:rPr>
                <w:lang w:val="en-US"/>
              </w:rPr>
              <w:t>45 FPS</w:t>
            </w:r>
          </w:p>
        </w:tc>
        <w:tc>
          <w:tcPr>
            <w:tcW w:w="2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8ACAE44" w14:textId="77777777" w:rsidR="00741722" w:rsidRPr="00741722" w:rsidRDefault="00741722" w:rsidP="00E05270">
            <w:pPr>
              <w:spacing w:line="360" w:lineRule="auto"/>
              <w:rPr>
                <w:lang w:val="en-US"/>
              </w:rPr>
            </w:pPr>
            <w:r w:rsidRPr="00741722">
              <w:rPr>
                <w:lang w:val="en-US"/>
              </w:rPr>
              <w:t>Tốt</w:t>
            </w:r>
          </w:p>
        </w:tc>
      </w:tr>
      <w:tr w:rsidR="00741722" w:rsidRPr="00741722" w14:paraId="3407D782" w14:textId="77777777">
        <w:tc>
          <w:tcPr>
            <w:tcW w:w="302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7B717D3" w14:textId="77777777" w:rsidR="00741722" w:rsidRPr="00741722" w:rsidRDefault="00741722" w:rsidP="00E05270">
            <w:pPr>
              <w:spacing w:line="360" w:lineRule="auto"/>
              <w:rPr>
                <w:lang w:val="en-US"/>
              </w:rPr>
            </w:pPr>
            <w:r w:rsidRPr="00741722">
              <w:rPr>
                <w:lang w:val="en-US"/>
              </w:rPr>
              <w:lastRenderedPageBreak/>
              <w:t>Khu vực có nhiều Particle Effect</w:t>
            </w:r>
          </w:p>
        </w:tc>
        <w:tc>
          <w:tcPr>
            <w:tcW w:w="2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61A02FF" w14:textId="77777777" w:rsidR="00741722" w:rsidRPr="00741722" w:rsidRDefault="00741722" w:rsidP="00E05270">
            <w:pPr>
              <w:spacing w:line="360" w:lineRule="auto"/>
              <w:jc w:val="center"/>
              <w:rPr>
                <w:lang w:val="en-US"/>
              </w:rPr>
            </w:pPr>
            <w:r w:rsidRPr="00741722">
              <w:rPr>
                <w:lang w:val="en-US"/>
              </w:rPr>
              <w:t>45–55 FPS</w:t>
            </w:r>
          </w:p>
        </w:tc>
        <w:tc>
          <w:tcPr>
            <w:tcW w:w="2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EF1C886" w14:textId="77777777" w:rsidR="00741722" w:rsidRPr="00741722" w:rsidRDefault="00741722" w:rsidP="00E05270">
            <w:pPr>
              <w:spacing w:line="360" w:lineRule="auto"/>
              <w:jc w:val="center"/>
              <w:rPr>
                <w:lang w:val="en-US"/>
              </w:rPr>
            </w:pPr>
            <w:r w:rsidRPr="00741722">
              <w:rPr>
                <w:lang w:val="en-US"/>
              </w:rPr>
              <w:t>40 FPS</w:t>
            </w:r>
          </w:p>
        </w:tc>
        <w:tc>
          <w:tcPr>
            <w:tcW w:w="2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CA6BF5B" w14:textId="77777777" w:rsidR="00741722" w:rsidRPr="00741722" w:rsidRDefault="00741722" w:rsidP="00E05270">
            <w:pPr>
              <w:spacing w:line="360" w:lineRule="auto"/>
              <w:rPr>
                <w:lang w:val="en-US"/>
              </w:rPr>
            </w:pPr>
            <w:r w:rsidRPr="00741722">
              <w:rPr>
                <w:lang w:val="en-US"/>
              </w:rPr>
              <w:t>Chấp nhận được</w:t>
            </w:r>
          </w:p>
        </w:tc>
      </w:tr>
      <w:tr w:rsidR="00741722" w:rsidRPr="00741722" w14:paraId="38A9DF6A" w14:textId="77777777">
        <w:tc>
          <w:tcPr>
            <w:tcW w:w="302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BE35AB6" w14:textId="77777777" w:rsidR="00741722" w:rsidRPr="00741722" w:rsidRDefault="00741722" w:rsidP="00E05270">
            <w:pPr>
              <w:spacing w:line="360" w:lineRule="auto"/>
              <w:rPr>
                <w:lang w:val="en-US"/>
              </w:rPr>
            </w:pPr>
            <w:r w:rsidRPr="00741722">
              <w:rPr>
                <w:lang w:val="en-US"/>
              </w:rPr>
              <w:t>Chuyển phòng (loading)</w:t>
            </w:r>
          </w:p>
        </w:tc>
        <w:tc>
          <w:tcPr>
            <w:tcW w:w="2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C1BD2B5" w14:textId="77777777" w:rsidR="00741722" w:rsidRPr="00741722" w:rsidRDefault="00741722" w:rsidP="00E05270">
            <w:pPr>
              <w:spacing w:line="360" w:lineRule="auto"/>
              <w:jc w:val="center"/>
              <w:rPr>
                <w:lang w:val="en-US"/>
              </w:rPr>
            </w:pPr>
            <w:r w:rsidRPr="00741722">
              <w:rPr>
                <w:lang w:val="en-US"/>
              </w:rPr>
              <w:t>30–45 FPS</w:t>
            </w:r>
          </w:p>
        </w:tc>
        <w:tc>
          <w:tcPr>
            <w:tcW w:w="2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26F3461" w14:textId="77777777" w:rsidR="00741722" w:rsidRPr="00741722" w:rsidRDefault="00741722" w:rsidP="00E05270">
            <w:pPr>
              <w:spacing w:line="360" w:lineRule="auto"/>
              <w:jc w:val="center"/>
              <w:rPr>
                <w:lang w:val="en-US"/>
              </w:rPr>
            </w:pPr>
            <w:r w:rsidRPr="00741722">
              <w:rPr>
                <w:lang w:val="en-US"/>
              </w:rPr>
              <w:t>25 FPS</w:t>
            </w:r>
          </w:p>
        </w:tc>
        <w:tc>
          <w:tcPr>
            <w:tcW w:w="2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F396A24" w14:textId="77777777" w:rsidR="00741722" w:rsidRPr="00741722" w:rsidRDefault="00741722" w:rsidP="00E05270">
            <w:pPr>
              <w:spacing w:line="360" w:lineRule="auto"/>
              <w:rPr>
                <w:lang w:val="en-US"/>
              </w:rPr>
            </w:pPr>
            <w:r w:rsidRPr="00741722">
              <w:rPr>
                <w:lang w:val="en-US"/>
              </w:rPr>
              <w:t>Bình thường</w:t>
            </w:r>
          </w:p>
        </w:tc>
      </w:tr>
      <w:tr w:rsidR="00741722" w:rsidRPr="00741722" w14:paraId="6181615B" w14:textId="77777777">
        <w:tc>
          <w:tcPr>
            <w:tcW w:w="302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7ECB468" w14:textId="77777777" w:rsidR="00741722" w:rsidRPr="00741722" w:rsidRDefault="00741722" w:rsidP="00E05270">
            <w:pPr>
              <w:spacing w:line="360" w:lineRule="auto"/>
              <w:rPr>
                <w:lang w:val="en-US"/>
              </w:rPr>
            </w:pPr>
            <w:r w:rsidRPr="00741722">
              <w:rPr>
                <w:lang w:val="en-US"/>
              </w:rPr>
              <w:t>Boss Room (nhiều đạn, hiệu ứng)</w:t>
            </w:r>
          </w:p>
        </w:tc>
        <w:tc>
          <w:tcPr>
            <w:tcW w:w="2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ED1DDE2" w14:textId="77777777" w:rsidR="00741722" w:rsidRPr="00741722" w:rsidRDefault="00741722" w:rsidP="00E05270">
            <w:pPr>
              <w:spacing w:line="360" w:lineRule="auto"/>
              <w:jc w:val="center"/>
              <w:rPr>
                <w:lang w:val="en-US"/>
              </w:rPr>
            </w:pPr>
            <w:r w:rsidRPr="00741722">
              <w:rPr>
                <w:lang w:val="en-US"/>
              </w:rPr>
              <w:t>40–50 FPS</w:t>
            </w:r>
          </w:p>
        </w:tc>
        <w:tc>
          <w:tcPr>
            <w:tcW w:w="2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43A1AB7" w14:textId="77777777" w:rsidR="00741722" w:rsidRPr="00741722" w:rsidRDefault="00741722" w:rsidP="00E05270">
            <w:pPr>
              <w:spacing w:line="360" w:lineRule="auto"/>
              <w:jc w:val="center"/>
              <w:rPr>
                <w:lang w:val="en-US"/>
              </w:rPr>
            </w:pPr>
            <w:r w:rsidRPr="00741722">
              <w:rPr>
                <w:lang w:val="en-US"/>
              </w:rPr>
              <w:t>35 FPS</w:t>
            </w:r>
          </w:p>
        </w:tc>
        <w:tc>
          <w:tcPr>
            <w:tcW w:w="20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41FC2CF" w14:textId="77777777" w:rsidR="00741722" w:rsidRPr="00741722" w:rsidRDefault="00741722" w:rsidP="00E05270">
            <w:pPr>
              <w:spacing w:line="360" w:lineRule="auto"/>
              <w:rPr>
                <w:lang w:val="en-US"/>
              </w:rPr>
            </w:pPr>
            <w:r w:rsidRPr="00741722">
              <w:rPr>
                <w:lang w:val="en-US"/>
              </w:rPr>
              <w:t>Chấp nhận được</w:t>
            </w:r>
          </w:p>
        </w:tc>
      </w:tr>
    </w:tbl>
    <w:p w14:paraId="3B80B7F3" w14:textId="77777777" w:rsidR="00741722" w:rsidRPr="00741722" w:rsidRDefault="00741722" w:rsidP="00E05270">
      <w:pPr>
        <w:spacing w:line="360" w:lineRule="auto"/>
        <w:ind w:left="360"/>
        <w:jc w:val="both"/>
        <w:rPr>
          <w:lang w:val="en-US"/>
        </w:rPr>
      </w:pPr>
      <w:r w:rsidRPr="00741722">
        <w:rPr>
          <w:lang w:val="en-US"/>
        </w:rPr>
        <w:t xml:space="preserve"> </w:t>
      </w:r>
    </w:p>
    <w:p w14:paraId="541DC197" w14:textId="3D9AF6F5" w:rsidR="00741722" w:rsidRPr="00BB5369" w:rsidRDefault="00BB5369" w:rsidP="00E05270">
      <w:pPr>
        <w:pStyle w:val="Caption"/>
      </w:pPr>
      <w:bookmarkStart w:id="326" w:name="_Toc230475875"/>
      <w:r>
        <w:t>Bảng</w:t>
      </w:r>
      <w:r>
        <w:rPr>
          <w:lang w:val="en-US"/>
        </w:rPr>
        <w:t xml:space="preserve"> 4</w:t>
      </w:r>
      <w:r>
        <w:t>.</w:t>
      </w:r>
      <w:r>
        <w:fldChar w:fldCharType="begin"/>
      </w:r>
      <w:r>
        <w:instrText xml:space="preserve"> SEQ Bảng \* ARABIC \s 1 </w:instrText>
      </w:r>
      <w:r>
        <w:fldChar w:fldCharType="separate"/>
      </w:r>
      <w:r>
        <w:rPr>
          <w:noProof/>
        </w:rPr>
        <w:t>5</w:t>
      </w:r>
      <w:r>
        <w:rPr>
          <w:noProof/>
        </w:rPr>
        <w:fldChar w:fldCharType="end"/>
      </w:r>
      <w:r w:rsidR="001F0B14" w:rsidRPr="00BB5369">
        <w:t>:</w:t>
      </w:r>
      <w:r w:rsidR="00741722" w:rsidRPr="00BB5369">
        <w:t xml:space="preserve"> Kết quả đo hiệu năng trên thiết bị Android</w:t>
      </w:r>
      <w:bookmarkEnd w:id="326"/>
    </w:p>
    <w:p w14:paraId="12A1BDE1" w14:textId="449FC434" w:rsidR="00741722" w:rsidRPr="00BB5369" w:rsidRDefault="00741722" w:rsidP="00E05270">
      <w:pPr>
        <w:spacing w:line="360" w:lineRule="auto"/>
        <w:jc w:val="both"/>
      </w:pPr>
      <w:r w:rsidRPr="00BB5369">
        <w:t xml:space="preserve"> </w:t>
      </w:r>
      <w:r w:rsidR="00C535C1" w:rsidRPr="00BB5369">
        <w:tab/>
      </w:r>
      <w:r w:rsidRPr="00BB5369">
        <w:t>Game duy trì tốc độ khung hình trên 30 FPS trong mọi tình huống kiểm thử, đảm bảo trải nghiệm chơi mượt mà trên thiết bị tầm trung. Khu vực có nhiều Particle Effect (màn chơi với nhiều kẻ địch đồng thời bắn đạn) là điểm có hiệu năng thấp nhất nhưng vẫn ở mức chấp nhận được.</w:t>
      </w:r>
    </w:p>
    <w:p w14:paraId="61FE2B5D" w14:textId="77777777" w:rsidR="00741722" w:rsidRPr="00BB5369" w:rsidRDefault="00741722" w:rsidP="00E05270">
      <w:pPr>
        <w:pStyle w:val="Heading3"/>
        <w:spacing w:line="360" w:lineRule="auto"/>
        <w:rPr>
          <w:lang w:val="vi-VN"/>
        </w:rPr>
      </w:pPr>
      <w:bookmarkStart w:id="327" w:name="_Toc230475814"/>
      <w:r w:rsidRPr="00BB5369">
        <w:rPr>
          <w:lang w:val="vi-VN"/>
        </w:rPr>
        <w:t>4.6.3. Kiểm thử điều khiển cảm ứng</w:t>
      </w:r>
      <w:bookmarkEnd w:id="327"/>
    </w:p>
    <w:p w14:paraId="1E45D746" w14:textId="64FC8B7E" w:rsidR="00741722" w:rsidRPr="00741722" w:rsidRDefault="00741722" w:rsidP="00E05270">
      <w:pPr>
        <w:spacing w:line="360" w:lineRule="auto"/>
        <w:ind w:firstLine="360"/>
        <w:jc w:val="both"/>
        <w:rPr>
          <w:lang w:val="en-US"/>
        </w:rPr>
      </w:pPr>
      <w:r w:rsidRPr="00BB5369">
        <w:t xml:space="preserve">Điều khiển cảm ứng là yếu tố quan trọng quyết định trải nghiệm trên Android. </w:t>
      </w:r>
      <w:r w:rsidRPr="00741722">
        <w:rPr>
          <w:lang w:val="en-US"/>
        </w:rPr>
        <w:t>Một số quan sát từ quá trình kiểm thử:</w:t>
      </w:r>
    </w:p>
    <w:p w14:paraId="7860677A" w14:textId="77777777" w:rsidR="00741722" w:rsidRPr="00C535C1" w:rsidRDefault="00741722" w:rsidP="00E05270">
      <w:pPr>
        <w:pStyle w:val="ListParagraph"/>
        <w:numPr>
          <w:ilvl w:val="0"/>
          <w:numId w:val="62"/>
        </w:numPr>
        <w:spacing w:line="360" w:lineRule="auto"/>
        <w:jc w:val="both"/>
        <w:rPr>
          <w:lang w:val="en-US"/>
        </w:rPr>
      </w:pPr>
      <w:r w:rsidRPr="00C535C1">
        <w:rPr>
          <w:lang w:val="en-US"/>
        </w:rPr>
        <w:t>Kích thước nút phù hợp: Người kiểm thử có thể bấm chính xác các nút mà không bị lệch sang nút bên cạnh trong 90% các thao tác.</w:t>
      </w:r>
    </w:p>
    <w:p w14:paraId="256EA55D" w14:textId="77777777" w:rsidR="00741722" w:rsidRPr="00C535C1" w:rsidRDefault="00741722" w:rsidP="00E05270">
      <w:pPr>
        <w:pStyle w:val="ListParagraph"/>
        <w:numPr>
          <w:ilvl w:val="0"/>
          <w:numId w:val="62"/>
        </w:numPr>
        <w:spacing w:line="360" w:lineRule="auto"/>
        <w:jc w:val="both"/>
        <w:rPr>
          <w:lang w:val="en-US"/>
        </w:rPr>
      </w:pPr>
      <w:r w:rsidRPr="00C535C1">
        <w:rPr>
          <w:lang w:val="en-US"/>
        </w:rPr>
        <w:t>Phản hồi tức thì: Độ trễ từ thao tác bấm đến hành động của nhân vật không đáng kể (&lt; 1 frame), cảm giác điều khiển tự nhiên.</w:t>
      </w:r>
    </w:p>
    <w:p w14:paraId="20CAA5F2" w14:textId="77777777" w:rsidR="00741722" w:rsidRPr="00C535C1" w:rsidRDefault="00741722" w:rsidP="00E05270">
      <w:pPr>
        <w:pStyle w:val="ListParagraph"/>
        <w:numPr>
          <w:ilvl w:val="0"/>
          <w:numId w:val="62"/>
        </w:numPr>
        <w:spacing w:line="360" w:lineRule="auto"/>
        <w:jc w:val="both"/>
        <w:rPr>
          <w:lang w:val="en-US"/>
        </w:rPr>
      </w:pPr>
      <w:r w:rsidRPr="00C535C1">
        <w:rPr>
          <w:lang w:val="en-US"/>
        </w:rPr>
        <w:t>Nhảy: Cơ chế giữ nút nhảy để nhảy cao hơn hoạt động đúng trên cảm ứng nhờ mobileJumpHeld flag.</w:t>
      </w:r>
    </w:p>
    <w:p w14:paraId="194D017E" w14:textId="77777777" w:rsidR="00741722" w:rsidRPr="00C535C1" w:rsidRDefault="00741722" w:rsidP="00E05270">
      <w:pPr>
        <w:pStyle w:val="ListParagraph"/>
        <w:numPr>
          <w:ilvl w:val="0"/>
          <w:numId w:val="62"/>
        </w:numPr>
        <w:spacing w:line="360" w:lineRule="auto"/>
        <w:jc w:val="both"/>
        <w:rPr>
          <w:lang w:val="en-US"/>
        </w:rPr>
      </w:pPr>
      <w:r w:rsidRPr="00C535C1">
        <w:rPr>
          <w:lang w:val="en-US"/>
        </w:rPr>
        <w:t>Dash + Jump kết hợp: Bấm hai nút đồng thời (Dash và Jump) hoạt động bình thường, không xảy ra xung đột.</w:t>
      </w:r>
    </w:p>
    <w:p w14:paraId="049818F5" w14:textId="77777777" w:rsidR="00741722" w:rsidRPr="005A3ABE" w:rsidRDefault="00741722" w:rsidP="00E05270">
      <w:pPr>
        <w:pStyle w:val="Heading3"/>
        <w:spacing w:line="360" w:lineRule="auto"/>
        <w:rPr>
          <w:lang w:val="vi-VN"/>
        </w:rPr>
      </w:pPr>
      <w:bookmarkStart w:id="328" w:name="_Toc230475815"/>
      <w:r w:rsidRPr="005A3ABE">
        <w:rPr>
          <w:lang w:val="vi-VN"/>
        </w:rPr>
        <w:t>4.6.4. Các lỗi đã phát hiện và khắc phục</w:t>
      </w:r>
      <w:bookmarkEnd w:id="328"/>
    </w:p>
    <w:p w14:paraId="1D482D80" w14:textId="41E463AE" w:rsidR="00741722" w:rsidRPr="005A3ABE" w:rsidRDefault="00741722" w:rsidP="00E05270">
      <w:pPr>
        <w:spacing w:line="360" w:lineRule="auto"/>
        <w:jc w:val="both"/>
      </w:pPr>
      <w:r w:rsidRPr="005A3ABE">
        <w:t>Trong quá trình kiểm thử, một số lỗi được phát hiện và đã khắc phục:</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2918"/>
        <w:gridCol w:w="2681"/>
        <w:gridCol w:w="2695"/>
      </w:tblGrid>
      <w:tr w:rsidR="00741722" w:rsidRPr="00741722" w14:paraId="77F43F65" w14:textId="77777777" w:rsidTr="00C535C1">
        <w:tc>
          <w:tcPr>
            <w:tcW w:w="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750636A1" w14:textId="77777777" w:rsidR="00741722" w:rsidRPr="00741722" w:rsidRDefault="00741722" w:rsidP="00E05270">
            <w:pPr>
              <w:spacing w:line="360" w:lineRule="auto"/>
              <w:jc w:val="center"/>
              <w:rPr>
                <w:lang w:val="en-US"/>
              </w:rPr>
            </w:pPr>
            <w:r w:rsidRPr="00741722">
              <w:rPr>
                <w:b/>
                <w:bCs/>
                <w:lang w:val="en-US"/>
              </w:rPr>
              <w:t>STT</w:t>
            </w:r>
          </w:p>
        </w:tc>
        <w:tc>
          <w:tcPr>
            <w:tcW w:w="3213"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0A6AA1FF" w14:textId="77777777" w:rsidR="00741722" w:rsidRPr="00741722" w:rsidRDefault="00741722" w:rsidP="00E05270">
            <w:pPr>
              <w:spacing w:line="360" w:lineRule="auto"/>
              <w:jc w:val="center"/>
              <w:rPr>
                <w:lang w:val="en-US"/>
              </w:rPr>
            </w:pPr>
            <w:r w:rsidRPr="00741722">
              <w:rPr>
                <w:b/>
                <w:bCs/>
                <w:lang w:val="en-US"/>
              </w:rPr>
              <w:t>Mô tả lỗi</w:t>
            </w:r>
          </w:p>
        </w:tc>
        <w:tc>
          <w:tcPr>
            <w:tcW w:w="2613"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37D56F81" w14:textId="77777777" w:rsidR="00741722" w:rsidRPr="00741722" w:rsidRDefault="00741722" w:rsidP="00E05270">
            <w:pPr>
              <w:spacing w:line="360" w:lineRule="auto"/>
              <w:jc w:val="center"/>
              <w:rPr>
                <w:lang w:val="en-US"/>
              </w:rPr>
            </w:pPr>
            <w:r w:rsidRPr="00741722">
              <w:rPr>
                <w:b/>
                <w:bCs/>
                <w:lang w:val="en-US"/>
              </w:rPr>
              <w:t>Nguyên nhân</w:t>
            </w:r>
          </w:p>
        </w:tc>
        <w:tc>
          <w:tcPr>
            <w:tcW w:w="2600"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122386BA" w14:textId="77777777" w:rsidR="00741722" w:rsidRPr="00741722" w:rsidRDefault="00741722" w:rsidP="00E05270">
            <w:pPr>
              <w:spacing w:line="360" w:lineRule="auto"/>
              <w:jc w:val="center"/>
              <w:rPr>
                <w:lang w:val="en-US"/>
              </w:rPr>
            </w:pPr>
            <w:r w:rsidRPr="00741722">
              <w:rPr>
                <w:b/>
                <w:bCs/>
                <w:lang w:val="en-US"/>
              </w:rPr>
              <w:t>Cách khắc phục</w:t>
            </w:r>
          </w:p>
        </w:tc>
      </w:tr>
      <w:tr w:rsidR="00741722" w:rsidRPr="00741722" w14:paraId="41E5A710"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030FDE0" w14:textId="77777777" w:rsidR="00741722" w:rsidRPr="00741722" w:rsidRDefault="00741722" w:rsidP="00E05270">
            <w:pPr>
              <w:spacing w:line="360" w:lineRule="auto"/>
              <w:jc w:val="center"/>
              <w:rPr>
                <w:lang w:val="en-US"/>
              </w:rPr>
            </w:pPr>
            <w:r w:rsidRPr="00741722">
              <w:rPr>
                <w:lang w:val="en-US"/>
              </w:rPr>
              <w:lastRenderedPageBreak/>
              <w:t>1</w:t>
            </w:r>
          </w:p>
        </w:tc>
        <w:tc>
          <w:tcPr>
            <w:tcW w:w="321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28861B4" w14:textId="77777777" w:rsidR="00741722" w:rsidRPr="00741722" w:rsidRDefault="00741722" w:rsidP="00E05270">
            <w:pPr>
              <w:spacing w:line="360" w:lineRule="auto"/>
              <w:rPr>
                <w:lang w:val="en-US"/>
              </w:rPr>
            </w:pPr>
            <w:r w:rsidRPr="00741722">
              <w:rPr>
                <w:lang w:val="en-US"/>
              </w:rPr>
              <w:t>Coyote Time double jump bug: nhảy được 2 lần từ mặt đất</w:t>
            </w:r>
          </w:p>
        </w:tc>
        <w:tc>
          <w:tcPr>
            <w:tcW w:w="261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518FC72" w14:textId="77777777" w:rsidR="00741722" w:rsidRPr="00741722" w:rsidRDefault="00741722" w:rsidP="00E05270">
            <w:pPr>
              <w:spacing w:line="360" w:lineRule="auto"/>
              <w:rPr>
                <w:lang w:val="en-US"/>
              </w:rPr>
            </w:pPr>
            <w:r w:rsidRPr="00741722">
              <w:rPr>
                <w:lang w:val="en-US"/>
              </w:rPr>
              <w:t>coyoteAirTimer không reset kịp sau khi nhảy</w:t>
            </w:r>
          </w:p>
        </w:tc>
        <w:tc>
          <w:tcPr>
            <w:tcW w:w="26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A999B40" w14:textId="77777777" w:rsidR="00741722" w:rsidRPr="00741722" w:rsidRDefault="00741722" w:rsidP="00E05270">
            <w:pPr>
              <w:spacing w:line="360" w:lineRule="auto"/>
              <w:rPr>
                <w:lang w:val="en-US"/>
              </w:rPr>
            </w:pPr>
            <w:r w:rsidRPr="00741722">
              <w:rPr>
                <w:lang w:val="en-US"/>
              </w:rPr>
              <w:t>Set coyoteAirTimer = coyoteTime + 1f ngay khi nhảy để ngăn trigger lại</w:t>
            </w:r>
          </w:p>
        </w:tc>
      </w:tr>
      <w:tr w:rsidR="00741722" w:rsidRPr="00741722" w14:paraId="0956638D"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246EF39" w14:textId="77777777" w:rsidR="00741722" w:rsidRPr="00741722" w:rsidRDefault="00741722" w:rsidP="00E05270">
            <w:pPr>
              <w:spacing w:line="360" w:lineRule="auto"/>
              <w:jc w:val="center"/>
              <w:rPr>
                <w:lang w:val="en-US"/>
              </w:rPr>
            </w:pPr>
            <w:r w:rsidRPr="00741722">
              <w:rPr>
                <w:lang w:val="en-US"/>
              </w:rPr>
              <w:t>2</w:t>
            </w:r>
          </w:p>
        </w:tc>
        <w:tc>
          <w:tcPr>
            <w:tcW w:w="321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6543274" w14:textId="77777777" w:rsidR="00741722" w:rsidRPr="00741722" w:rsidRDefault="00741722" w:rsidP="00E05270">
            <w:pPr>
              <w:spacing w:line="360" w:lineRule="auto"/>
              <w:rPr>
                <w:lang w:val="en-US"/>
              </w:rPr>
            </w:pPr>
            <w:r w:rsidRPr="00741722">
              <w:rPr>
                <w:lang w:val="en-US"/>
              </w:rPr>
              <w:t>Kẻ địch đi xuyên qua tường khi pathfinding bị cập nhật không đúng lúc</w:t>
            </w:r>
          </w:p>
        </w:tc>
        <w:tc>
          <w:tcPr>
            <w:tcW w:w="261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7205054" w14:textId="77777777" w:rsidR="00741722" w:rsidRPr="00741722" w:rsidRDefault="00741722" w:rsidP="00E05270">
            <w:pPr>
              <w:spacing w:line="360" w:lineRule="auto"/>
              <w:rPr>
                <w:lang w:val="en-US"/>
              </w:rPr>
            </w:pPr>
            <w:r w:rsidRPr="00741722">
              <w:rPr>
                <w:lang w:val="en-US"/>
              </w:rPr>
              <w:t>NavGraph không cập nhật sau khi load scene mới</w:t>
            </w:r>
          </w:p>
        </w:tc>
        <w:tc>
          <w:tcPr>
            <w:tcW w:w="26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DB6653A" w14:textId="77777777" w:rsidR="00741722" w:rsidRPr="00741722" w:rsidRDefault="00741722" w:rsidP="00E05270">
            <w:pPr>
              <w:spacing w:line="360" w:lineRule="auto"/>
              <w:rPr>
                <w:lang w:val="en-US"/>
              </w:rPr>
            </w:pPr>
            <w:r w:rsidRPr="00741722">
              <w:rPr>
                <w:lang w:val="en-US"/>
              </w:rPr>
              <w:t>Thêm AstarPath.active.Scan() sau mỗi SceneChange</w:t>
            </w:r>
          </w:p>
        </w:tc>
      </w:tr>
      <w:tr w:rsidR="00741722" w:rsidRPr="00741722" w14:paraId="52E1A917"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235C6E7" w14:textId="77777777" w:rsidR="00741722" w:rsidRPr="00741722" w:rsidRDefault="00741722" w:rsidP="00E05270">
            <w:pPr>
              <w:spacing w:line="360" w:lineRule="auto"/>
              <w:jc w:val="center"/>
              <w:rPr>
                <w:lang w:val="en-US"/>
              </w:rPr>
            </w:pPr>
            <w:r w:rsidRPr="00741722">
              <w:rPr>
                <w:lang w:val="en-US"/>
              </w:rPr>
              <w:t>3</w:t>
            </w:r>
          </w:p>
        </w:tc>
        <w:tc>
          <w:tcPr>
            <w:tcW w:w="321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41C6BF9" w14:textId="77777777" w:rsidR="00741722" w:rsidRPr="00741722" w:rsidRDefault="00741722" w:rsidP="00E05270">
            <w:pPr>
              <w:spacing w:line="360" w:lineRule="auto"/>
              <w:rPr>
                <w:lang w:val="en-US"/>
              </w:rPr>
            </w:pPr>
            <w:r w:rsidRPr="00741722">
              <w:rPr>
                <w:lang w:val="en-US"/>
              </w:rPr>
              <w:t>Nhân vật bị trừ máu 2 lần khi bị kẻ địch va chạm vào frame đầu tiên</w:t>
            </w:r>
          </w:p>
        </w:tc>
        <w:tc>
          <w:tcPr>
            <w:tcW w:w="261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1672A6B" w14:textId="77777777" w:rsidR="00741722" w:rsidRPr="00741722" w:rsidRDefault="00741722" w:rsidP="00E05270">
            <w:pPr>
              <w:spacing w:line="360" w:lineRule="auto"/>
              <w:rPr>
                <w:lang w:val="en-US"/>
              </w:rPr>
            </w:pPr>
            <w:r w:rsidRPr="00741722">
              <w:rPr>
                <w:lang w:val="en-US"/>
              </w:rPr>
              <w:t>IFrame chưa kịp active khi collision thứ hai xảy ra</w:t>
            </w:r>
          </w:p>
        </w:tc>
        <w:tc>
          <w:tcPr>
            <w:tcW w:w="26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DD30131" w14:textId="77777777" w:rsidR="00741722" w:rsidRPr="00741722" w:rsidRDefault="00741722" w:rsidP="00E05270">
            <w:pPr>
              <w:spacing w:line="360" w:lineRule="auto"/>
              <w:rPr>
                <w:lang w:val="en-US"/>
              </w:rPr>
            </w:pPr>
            <w:r w:rsidRPr="00741722">
              <w:rPr>
                <w:lang w:val="en-US"/>
              </w:rPr>
              <w:t>Tăng iFrame từ 0.02s lên 0.05s trong Enemy.cs</w:t>
            </w:r>
          </w:p>
        </w:tc>
      </w:tr>
      <w:tr w:rsidR="00741722" w:rsidRPr="00741722" w14:paraId="262943A2"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620B923" w14:textId="77777777" w:rsidR="00741722" w:rsidRPr="00741722" w:rsidRDefault="00741722" w:rsidP="00E05270">
            <w:pPr>
              <w:spacing w:line="360" w:lineRule="auto"/>
              <w:jc w:val="center"/>
              <w:rPr>
                <w:lang w:val="en-US"/>
              </w:rPr>
            </w:pPr>
            <w:r w:rsidRPr="00741722">
              <w:rPr>
                <w:lang w:val="en-US"/>
              </w:rPr>
              <w:t>4</w:t>
            </w:r>
          </w:p>
        </w:tc>
        <w:tc>
          <w:tcPr>
            <w:tcW w:w="321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06B4F21" w14:textId="77777777" w:rsidR="00741722" w:rsidRPr="00741722" w:rsidRDefault="00741722" w:rsidP="00E05270">
            <w:pPr>
              <w:spacing w:line="360" w:lineRule="auto"/>
              <w:rPr>
                <w:lang w:val="en-US"/>
              </w:rPr>
            </w:pPr>
            <w:r w:rsidRPr="00741722">
              <w:rPr>
                <w:lang w:val="en-US"/>
              </w:rPr>
              <w:t>Silk Burst đẩy nhân vật sai hướng khi quay mặt trái</w:t>
            </w:r>
          </w:p>
        </w:tc>
        <w:tc>
          <w:tcPr>
            <w:tcW w:w="261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FC76F8B" w14:textId="77777777" w:rsidR="00741722" w:rsidRPr="00741722" w:rsidRDefault="00741722" w:rsidP="00E05270">
            <w:pPr>
              <w:spacing w:line="360" w:lineRule="auto"/>
              <w:rPr>
                <w:lang w:val="en-US"/>
              </w:rPr>
            </w:pPr>
            <w:r w:rsidRPr="00741722">
              <w:rPr>
                <w:lang w:val="en-US"/>
              </w:rPr>
              <w:t>CatchSilkBurstRecoil() không kiểm tra isFacingLeft</w:t>
            </w:r>
          </w:p>
        </w:tc>
        <w:tc>
          <w:tcPr>
            <w:tcW w:w="26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10EF712" w14:textId="77777777" w:rsidR="00741722" w:rsidRPr="00741722" w:rsidRDefault="00741722" w:rsidP="00E05270">
            <w:pPr>
              <w:spacing w:line="360" w:lineRule="auto"/>
              <w:rPr>
                <w:lang w:val="en-US"/>
              </w:rPr>
            </w:pPr>
            <w:r w:rsidRPr="00741722">
              <w:rPr>
                <w:lang w:val="en-US"/>
              </w:rPr>
              <w:t>Thêm điều kiện isFacingLeft để đổi dấu lực đẩy</w:t>
            </w:r>
          </w:p>
        </w:tc>
      </w:tr>
      <w:tr w:rsidR="00741722" w:rsidRPr="00741722" w14:paraId="02F3347D"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8146C61" w14:textId="77777777" w:rsidR="00741722" w:rsidRPr="00741722" w:rsidRDefault="00741722" w:rsidP="00E05270">
            <w:pPr>
              <w:spacing w:line="360" w:lineRule="auto"/>
              <w:jc w:val="center"/>
              <w:rPr>
                <w:lang w:val="en-US"/>
              </w:rPr>
            </w:pPr>
            <w:r w:rsidRPr="00741722">
              <w:rPr>
                <w:lang w:val="en-US"/>
              </w:rPr>
              <w:t>5</w:t>
            </w:r>
          </w:p>
        </w:tc>
        <w:tc>
          <w:tcPr>
            <w:tcW w:w="321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28E8680" w14:textId="77777777" w:rsidR="00741722" w:rsidRPr="00741722" w:rsidRDefault="00741722" w:rsidP="00E05270">
            <w:pPr>
              <w:spacing w:line="360" w:lineRule="auto"/>
              <w:rPr>
                <w:lang w:val="en-US"/>
              </w:rPr>
            </w:pPr>
            <w:r w:rsidRPr="00741722">
              <w:rPr>
                <w:lang w:val="en-US"/>
              </w:rPr>
              <w:t>RestChair không lưu đúng vị trí khi nhân vật đứng gần nhiều ghế</w:t>
            </w:r>
          </w:p>
        </w:tc>
        <w:tc>
          <w:tcPr>
            <w:tcW w:w="2613"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0CABE5C" w14:textId="77777777" w:rsidR="00741722" w:rsidRPr="00741722" w:rsidRDefault="00741722" w:rsidP="00E05270">
            <w:pPr>
              <w:spacing w:line="360" w:lineRule="auto"/>
              <w:rPr>
                <w:lang w:val="en-US"/>
              </w:rPr>
            </w:pPr>
            <w:r w:rsidRPr="00741722">
              <w:rPr>
                <w:lang w:val="en-US"/>
              </w:rPr>
              <w:t>Tên GameObject trùng lặp gây GameObject.Find() trả về sai</w:t>
            </w:r>
          </w:p>
        </w:tc>
        <w:tc>
          <w:tcPr>
            <w:tcW w:w="2600"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CF58B70" w14:textId="77777777" w:rsidR="00741722" w:rsidRPr="00741722" w:rsidRDefault="00741722" w:rsidP="00E05270">
            <w:pPr>
              <w:spacing w:line="360" w:lineRule="auto"/>
              <w:rPr>
                <w:lang w:val="en-US"/>
              </w:rPr>
            </w:pPr>
            <w:r w:rsidRPr="00741722">
              <w:rPr>
                <w:lang w:val="en-US"/>
              </w:rPr>
              <w:t>Đổi tên tất cả RestChair thành unique (RestChair_01, 02...)</w:t>
            </w:r>
          </w:p>
        </w:tc>
      </w:tr>
    </w:tbl>
    <w:p w14:paraId="473148FF" w14:textId="77777777" w:rsidR="00741722" w:rsidRPr="00741722" w:rsidRDefault="00741722" w:rsidP="00E05270">
      <w:pPr>
        <w:spacing w:line="360" w:lineRule="auto"/>
        <w:ind w:left="360"/>
        <w:jc w:val="both"/>
        <w:rPr>
          <w:lang w:val="en-US"/>
        </w:rPr>
      </w:pPr>
      <w:r w:rsidRPr="00741722">
        <w:rPr>
          <w:lang w:val="en-US"/>
        </w:rPr>
        <w:t xml:space="preserve"> </w:t>
      </w:r>
    </w:p>
    <w:p w14:paraId="48CA3136" w14:textId="54D12C02" w:rsidR="00741722" w:rsidRPr="00BB5369" w:rsidRDefault="00BB5369" w:rsidP="00E05270">
      <w:pPr>
        <w:pStyle w:val="Caption"/>
      </w:pPr>
      <w:bookmarkStart w:id="329" w:name="_Toc230475876"/>
      <w:r>
        <w:t>Bảng</w:t>
      </w:r>
      <w:r>
        <w:rPr>
          <w:lang w:val="en-US"/>
        </w:rPr>
        <w:t xml:space="preserve"> 4</w:t>
      </w:r>
      <w:r>
        <w:t>.</w:t>
      </w:r>
      <w:r>
        <w:fldChar w:fldCharType="begin"/>
      </w:r>
      <w:r>
        <w:instrText xml:space="preserve"> SEQ Bảng \* ARABIC \s 1 </w:instrText>
      </w:r>
      <w:r>
        <w:fldChar w:fldCharType="separate"/>
      </w:r>
      <w:r>
        <w:rPr>
          <w:noProof/>
        </w:rPr>
        <w:t>6</w:t>
      </w:r>
      <w:r>
        <w:rPr>
          <w:noProof/>
        </w:rPr>
        <w:fldChar w:fldCharType="end"/>
      </w:r>
      <w:r w:rsidR="005270A0" w:rsidRPr="00BB5369">
        <w:t xml:space="preserve">: </w:t>
      </w:r>
      <w:r w:rsidR="00741722" w:rsidRPr="00BB5369">
        <w:t>Danh sách lỗi phát hiện và cách khắc phục</w:t>
      </w:r>
      <w:bookmarkEnd w:id="329"/>
    </w:p>
    <w:p w14:paraId="0FCEB58B" w14:textId="77777777" w:rsidR="00741722" w:rsidRPr="00741722" w:rsidRDefault="00741722" w:rsidP="00E05270">
      <w:pPr>
        <w:pStyle w:val="Heading2"/>
        <w:spacing w:line="360" w:lineRule="auto"/>
      </w:pPr>
      <w:bookmarkStart w:id="330" w:name="_Toc230475816"/>
      <w:r w:rsidRPr="00741722">
        <w:t>4.7. Build và xuất bản APK</w:t>
      </w:r>
      <w:bookmarkEnd w:id="330"/>
    </w:p>
    <w:p w14:paraId="08174F92" w14:textId="77777777" w:rsidR="00741722" w:rsidRPr="00741722" w:rsidRDefault="00741722" w:rsidP="00E05270">
      <w:pPr>
        <w:pStyle w:val="Heading3"/>
        <w:spacing w:line="360" w:lineRule="auto"/>
      </w:pPr>
      <w:bookmarkStart w:id="331" w:name="_Toc230475817"/>
      <w:r w:rsidRPr="00741722">
        <w:t>4.7.1. Cấu hình build Android</w:t>
      </w:r>
      <w:bookmarkEnd w:id="331"/>
    </w:p>
    <w:p w14:paraId="17F813C2" w14:textId="6B80CB21" w:rsidR="00741722" w:rsidRPr="00741722" w:rsidRDefault="00741722" w:rsidP="00E05270">
      <w:pPr>
        <w:spacing w:line="360" w:lineRule="auto"/>
        <w:ind w:firstLine="360"/>
        <w:jc w:val="both"/>
        <w:rPr>
          <w:lang w:val="en-US"/>
        </w:rPr>
      </w:pPr>
      <w:r w:rsidRPr="00741722">
        <w:rPr>
          <w:lang w:val="en-US"/>
        </w:rPr>
        <w:t>Trước khi build APK, các cài đặt trong Unity Player Settings được cấu hình phù hợp:</w:t>
      </w:r>
    </w:p>
    <w:p w14:paraId="231AC24F" w14:textId="77777777" w:rsidR="00741722" w:rsidRPr="00C535C1" w:rsidRDefault="00741722" w:rsidP="00E05270">
      <w:pPr>
        <w:pStyle w:val="ListParagraph"/>
        <w:numPr>
          <w:ilvl w:val="0"/>
          <w:numId w:val="66"/>
        </w:numPr>
        <w:spacing w:line="360" w:lineRule="auto"/>
        <w:rPr>
          <w:lang w:val="en-US"/>
        </w:rPr>
      </w:pPr>
      <w:r w:rsidRPr="00C535C1">
        <w:rPr>
          <w:lang w:val="en-US"/>
        </w:rPr>
        <w:t>Package Name: com.hoangvanan.tenroh – định danh duy nhất của ứng dụng theo chuẩn reverse domain.</w:t>
      </w:r>
    </w:p>
    <w:p w14:paraId="549D24F5" w14:textId="77777777" w:rsidR="00741722" w:rsidRPr="00C535C1" w:rsidRDefault="00741722" w:rsidP="00E05270">
      <w:pPr>
        <w:pStyle w:val="ListParagraph"/>
        <w:numPr>
          <w:ilvl w:val="0"/>
          <w:numId w:val="66"/>
        </w:numPr>
        <w:spacing w:line="360" w:lineRule="auto"/>
        <w:rPr>
          <w:lang w:val="en-US"/>
        </w:rPr>
      </w:pPr>
      <w:r w:rsidRPr="00C535C1">
        <w:rPr>
          <w:lang w:val="en-US"/>
        </w:rPr>
        <w:t>Version: 1.0.0 – phiên bản phát hành đầu tiên.</w:t>
      </w:r>
    </w:p>
    <w:p w14:paraId="2B9F9B71" w14:textId="77777777" w:rsidR="00741722" w:rsidRPr="00C535C1" w:rsidRDefault="00741722" w:rsidP="00E05270">
      <w:pPr>
        <w:pStyle w:val="ListParagraph"/>
        <w:numPr>
          <w:ilvl w:val="0"/>
          <w:numId w:val="66"/>
        </w:numPr>
        <w:spacing w:line="360" w:lineRule="auto"/>
        <w:rPr>
          <w:lang w:val="en-US"/>
        </w:rPr>
      </w:pPr>
      <w:r w:rsidRPr="00C535C1">
        <w:rPr>
          <w:lang w:val="en-US"/>
        </w:rPr>
        <w:t>Minimum API Level: Android 5.0 (API 21) – đảm bảo tương thích rộng rãi với thiết bị Android từ năm 2014 trở đi.</w:t>
      </w:r>
    </w:p>
    <w:p w14:paraId="251B0456" w14:textId="77777777" w:rsidR="00741722" w:rsidRPr="00C535C1" w:rsidRDefault="00741722" w:rsidP="00E05270">
      <w:pPr>
        <w:pStyle w:val="ListParagraph"/>
        <w:numPr>
          <w:ilvl w:val="0"/>
          <w:numId w:val="66"/>
        </w:numPr>
        <w:spacing w:line="360" w:lineRule="auto"/>
        <w:rPr>
          <w:lang w:val="en-US"/>
        </w:rPr>
      </w:pPr>
      <w:r w:rsidRPr="00C535C1">
        <w:rPr>
          <w:lang w:val="en-US"/>
        </w:rPr>
        <w:lastRenderedPageBreak/>
        <w:t>Target API Level: Android 13 (API 33) – tận dụng các cải tiến hiệu năng của Android mới nhất.</w:t>
      </w:r>
    </w:p>
    <w:p w14:paraId="18821942" w14:textId="77777777" w:rsidR="00741722" w:rsidRPr="00C535C1" w:rsidRDefault="00741722" w:rsidP="00E05270">
      <w:pPr>
        <w:pStyle w:val="ListParagraph"/>
        <w:numPr>
          <w:ilvl w:val="0"/>
          <w:numId w:val="66"/>
        </w:numPr>
        <w:spacing w:line="360" w:lineRule="auto"/>
        <w:rPr>
          <w:lang w:val="en-US"/>
        </w:rPr>
      </w:pPr>
      <w:r w:rsidRPr="00C535C1">
        <w:rPr>
          <w:lang w:val="en-US"/>
        </w:rPr>
        <w:t>Scripting Backend: IL2CPP – hiệu năng tốt hơn Mono và bảo vệ code tốt hơn cho bản release.</w:t>
      </w:r>
    </w:p>
    <w:p w14:paraId="520FAD6D" w14:textId="77777777" w:rsidR="00741722" w:rsidRPr="00C535C1" w:rsidRDefault="00741722" w:rsidP="00E05270">
      <w:pPr>
        <w:pStyle w:val="ListParagraph"/>
        <w:numPr>
          <w:ilvl w:val="0"/>
          <w:numId w:val="66"/>
        </w:numPr>
        <w:spacing w:line="360" w:lineRule="auto"/>
        <w:rPr>
          <w:lang w:val="en-US"/>
        </w:rPr>
      </w:pPr>
      <w:r w:rsidRPr="00C535C1">
        <w:rPr>
          <w:lang w:val="en-US"/>
        </w:rPr>
        <w:t>Target Architecture: ARM64 – hỗ trợ thiết bị 64-bit hiện đại, bắt buộc từ Google Play Store năm 2021.</w:t>
      </w:r>
    </w:p>
    <w:p w14:paraId="3E7D0E22" w14:textId="77777777" w:rsidR="00741722" w:rsidRPr="00C535C1" w:rsidRDefault="00741722" w:rsidP="00E05270">
      <w:pPr>
        <w:pStyle w:val="ListParagraph"/>
        <w:numPr>
          <w:ilvl w:val="0"/>
          <w:numId w:val="66"/>
        </w:numPr>
        <w:spacing w:line="360" w:lineRule="auto"/>
        <w:rPr>
          <w:lang w:val="en-US"/>
        </w:rPr>
      </w:pPr>
      <w:r w:rsidRPr="00C535C1">
        <w:rPr>
          <w:lang w:val="en-US"/>
        </w:rPr>
        <w:t>Internet Access: Not Required – game không cần kết nối internet.</w:t>
      </w:r>
    </w:p>
    <w:p w14:paraId="6DB24C80" w14:textId="64E711CC" w:rsidR="00741722" w:rsidRPr="00C535C1" w:rsidRDefault="00741722" w:rsidP="00E05270">
      <w:pPr>
        <w:pStyle w:val="ListParagraph"/>
        <w:numPr>
          <w:ilvl w:val="0"/>
          <w:numId w:val="66"/>
        </w:numPr>
        <w:spacing w:line="360" w:lineRule="auto"/>
        <w:rPr>
          <w:lang w:val="en-US"/>
        </w:rPr>
      </w:pPr>
      <w:r w:rsidRPr="00C535C1">
        <w:rPr>
          <w:lang w:val="en-US"/>
        </w:rPr>
        <w:t xml:space="preserve">Screen Orientation: Landscape Left – cố định màn hình ngang, phù hợp với gameplay. </w:t>
      </w:r>
    </w:p>
    <w:p w14:paraId="6C2DB532" w14:textId="77777777" w:rsidR="00741722" w:rsidRPr="00741722" w:rsidRDefault="00741722" w:rsidP="00E05270">
      <w:pPr>
        <w:pStyle w:val="Heading3"/>
        <w:spacing w:line="360" w:lineRule="auto"/>
      </w:pPr>
      <w:bookmarkStart w:id="332" w:name="_Toc230475818"/>
      <w:r w:rsidRPr="00741722">
        <w:t>4.7.2. Tối ưu hóa kích thước APK</w:t>
      </w:r>
      <w:bookmarkEnd w:id="332"/>
    </w:p>
    <w:p w14:paraId="33CAE1A8" w14:textId="6C8D4B8A" w:rsidR="00741722" w:rsidRPr="00741722" w:rsidRDefault="00741722" w:rsidP="00E05270">
      <w:pPr>
        <w:spacing w:line="360" w:lineRule="auto"/>
        <w:ind w:firstLine="360"/>
        <w:jc w:val="both"/>
        <w:rPr>
          <w:lang w:val="en-US"/>
        </w:rPr>
      </w:pPr>
      <w:r w:rsidRPr="00741722">
        <w:rPr>
          <w:lang w:val="en-US"/>
        </w:rPr>
        <w:t>Kích thước APK ảnh hưởng trực tiếp đến khả năng phân phối game. Các biện pháp tối ưu hóa được áp dụng:</w:t>
      </w:r>
    </w:p>
    <w:p w14:paraId="093FC6CC" w14:textId="77777777" w:rsidR="00741722" w:rsidRPr="00741722" w:rsidRDefault="00741722" w:rsidP="00E05270">
      <w:pPr>
        <w:numPr>
          <w:ilvl w:val="0"/>
          <w:numId w:val="67"/>
        </w:numPr>
        <w:spacing w:line="360" w:lineRule="auto"/>
        <w:rPr>
          <w:lang w:val="en-US"/>
        </w:rPr>
      </w:pPr>
      <w:r w:rsidRPr="00741722">
        <w:rPr>
          <w:lang w:val="en-US"/>
        </w:rPr>
        <w:t>Texture Compression: ETC2 (Ericsson Texture Compression 2) cho thiết bị Android phổ thông. Giảm kích thước texture 4–6 lần so với PNG gốc trong khi vẫn đảm bảo chất lượng hiển thị.</w:t>
      </w:r>
    </w:p>
    <w:p w14:paraId="6EBA2EA3" w14:textId="77777777" w:rsidR="00741722" w:rsidRPr="00741722" w:rsidRDefault="00741722" w:rsidP="00E05270">
      <w:pPr>
        <w:numPr>
          <w:ilvl w:val="0"/>
          <w:numId w:val="67"/>
        </w:numPr>
        <w:spacing w:line="360" w:lineRule="auto"/>
        <w:rPr>
          <w:lang w:val="en-US"/>
        </w:rPr>
      </w:pPr>
      <w:r w:rsidRPr="00741722">
        <w:rPr>
          <w:lang w:val="en-US"/>
        </w:rPr>
        <w:t>Audio Compression: Tất cả file audio BGM được nén sang OGG Vorbis (bitrate 128 kbps). File SFX ngắn giữ định dạng WAV để tránh độ trễ khi phát.</w:t>
      </w:r>
    </w:p>
    <w:p w14:paraId="779C1BB2" w14:textId="77777777" w:rsidR="00741722" w:rsidRPr="00741722" w:rsidRDefault="00741722" w:rsidP="00E05270">
      <w:pPr>
        <w:numPr>
          <w:ilvl w:val="0"/>
          <w:numId w:val="67"/>
        </w:numPr>
        <w:spacing w:line="360" w:lineRule="auto"/>
        <w:rPr>
          <w:lang w:val="en-US"/>
        </w:rPr>
      </w:pPr>
      <w:r w:rsidRPr="00741722">
        <w:rPr>
          <w:lang w:val="en-US"/>
        </w:rPr>
        <w:t>Code Stripping: Enable Managed Code Stripping ở mức Medium để loại bỏ code không sử dụng, giảm kích thước IL2CPP binary.</w:t>
      </w:r>
    </w:p>
    <w:p w14:paraId="2B12C039" w14:textId="5E763D65" w:rsidR="00741722" w:rsidRPr="00C535C1" w:rsidRDefault="00741722" w:rsidP="00E05270">
      <w:pPr>
        <w:numPr>
          <w:ilvl w:val="0"/>
          <w:numId w:val="67"/>
        </w:numPr>
        <w:spacing w:line="360" w:lineRule="auto"/>
        <w:rPr>
          <w:lang w:val="en-US"/>
        </w:rPr>
      </w:pPr>
      <w:r w:rsidRPr="00741722">
        <w:rPr>
          <w:lang w:val="en-US"/>
        </w:rPr>
        <w:t>Sprite Atlas: Gộp các sprite nhỏ vào Sprite Atlas để giảm số draw call và kích thước file. Mỗi khu vực sử dụng một Atlas riêng (DirtCave_Atlas, MossyCave_Atlas...).</w:t>
      </w:r>
    </w:p>
    <w:p w14:paraId="09651FAE" w14:textId="77777777" w:rsidR="00741722" w:rsidRPr="00741722" w:rsidRDefault="00741722" w:rsidP="00E05270">
      <w:pPr>
        <w:spacing w:line="360" w:lineRule="auto"/>
        <w:ind w:firstLine="360"/>
        <w:jc w:val="both"/>
        <w:rPr>
          <w:lang w:val="en-US"/>
        </w:rPr>
      </w:pPr>
      <w:r w:rsidRPr="00741722">
        <w:rPr>
          <w:lang w:val="en-US"/>
        </w:rPr>
        <w:t>Sau khi áp dụng tất cả biện pháp tối ưu hóa, file APK đạt kích thước khoảng 85–100 MB, nằm trong giới hạn 150 MB đặt ra trong phân tích yêu cầu.</w:t>
      </w:r>
    </w:p>
    <w:p w14:paraId="077D08F1" w14:textId="77777777" w:rsidR="00741722" w:rsidRPr="00741722" w:rsidRDefault="00741722" w:rsidP="00E05270">
      <w:pPr>
        <w:spacing w:line="360" w:lineRule="auto"/>
        <w:ind w:left="360"/>
        <w:jc w:val="both"/>
        <w:rPr>
          <w:lang w:val="en-US"/>
        </w:rPr>
      </w:pPr>
      <w:r w:rsidRPr="00741722">
        <w:rPr>
          <w:lang w:val="en-US"/>
        </w:rPr>
        <w:t xml:space="preserve"> </w:t>
      </w:r>
    </w:p>
    <w:p w14:paraId="298E78DD" w14:textId="77777777" w:rsidR="00C85E8A" w:rsidRDefault="00C85E8A" w:rsidP="00E05270">
      <w:pPr>
        <w:pStyle w:val="Caption"/>
        <w:rPr>
          <w:lang w:val="en-US"/>
        </w:rPr>
      </w:pPr>
      <w:r>
        <w:rPr>
          <w:noProof/>
        </w:rPr>
        <w:lastRenderedPageBreak/>
        <w:drawing>
          <wp:inline distT="0" distB="0" distL="0" distR="0" wp14:anchorId="452D04C6" wp14:editId="6B1D05AE">
            <wp:extent cx="5760085" cy="5285105"/>
            <wp:effectExtent l="0" t="0" r="0" b="0"/>
            <wp:docPr id="211674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46765" name=""/>
                    <pic:cNvPicPr/>
                  </pic:nvPicPr>
                  <pic:blipFill>
                    <a:blip r:embed="rId43"/>
                    <a:stretch>
                      <a:fillRect/>
                    </a:stretch>
                  </pic:blipFill>
                  <pic:spPr>
                    <a:xfrm>
                      <a:off x="0" y="0"/>
                      <a:ext cx="5760085" cy="5285105"/>
                    </a:xfrm>
                    <a:prstGeom prst="rect">
                      <a:avLst/>
                    </a:prstGeom>
                  </pic:spPr>
                </pic:pic>
              </a:graphicData>
            </a:graphic>
          </wp:inline>
        </w:drawing>
      </w:r>
      <w:r>
        <w:t xml:space="preserve"> </w:t>
      </w:r>
    </w:p>
    <w:p w14:paraId="62B7F527" w14:textId="1A1BF79F" w:rsidR="00741722" w:rsidRPr="00741722" w:rsidRDefault="00BB5369" w:rsidP="00E05270">
      <w:pPr>
        <w:pStyle w:val="Caption"/>
        <w:rPr>
          <w:lang w:val="en-US"/>
        </w:rPr>
      </w:pPr>
      <w:bookmarkStart w:id="333" w:name="_Toc229911247"/>
      <w:bookmarkStart w:id="334" w:name="_Toc230475856"/>
      <w:r>
        <w:t>Hình</w:t>
      </w:r>
      <w:r>
        <w:rPr>
          <w:lang w:val="en-US"/>
        </w:rPr>
        <w:t xml:space="preserve"> 4</w:t>
      </w:r>
      <w:r w:rsidR="00750E63">
        <w:t>.</w:t>
      </w:r>
      <w:r w:rsidR="00750E63">
        <w:fldChar w:fldCharType="begin"/>
      </w:r>
      <w:r w:rsidR="00750E63">
        <w:instrText xml:space="preserve"> SEQ Hình \* ARABIC \s 1 </w:instrText>
      </w:r>
      <w:r w:rsidR="00750E63">
        <w:fldChar w:fldCharType="separate"/>
      </w:r>
      <w:r w:rsidR="00750E63">
        <w:rPr>
          <w:noProof/>
        </w:rPr>
        <w:t>5</w:t>
      </w:r>
      <w:r w:rsidR="00750E63">
        <w:rPr>
          <w:noProof/>
        </w:rPr>
        <w:fldChar w:fldCharType="end"/>
      </w:r>
      <w:r w:rsidR="005A3ABE">
        <w:rPr>
          <w:lang w:val="en-US"/>
        </w:rPr>
        <w:t>:</w:t>
      </w:r>
      <w:r w:rsidR="00741722" w:rsidRPr="00741722">
        <w:rPr>
          <w:lang w:val="en-US"/>
        </w:rPr>
        <w:t xml:space="preserve"> Cấu hình Build Settings Android trong Unity Editor</w:t>
      </w:r>
      <w:bookmarkEnd w:id="333"/>
      <w:bookmarkEnd w:id="334"/>
    </w:p>
    <w:p w14:paraId="7EBD67C8" w14:textId="177E0275" w:rsidR="000D5264" w:rsidRPr="000D5264" w:rsidRDefault="000D5264" w:rsidP="00E05270">
      <w:pPr>
        <w:pStyle w:val="Heading2"/>
        <w:spacing w:line="360" w:lineRule="auto"/>
      </w:pPr>
      <w:bookmarkStart w:id="335" w:name="_Toc230475819"/>
      <w:r w:rsidRPr="000D5264">
        <w:t>4.</w:t>
      </w:r>
      <w:r w:rsidR="00C535C1">
        <w:t>8</w:t>
      </w:r>
      <w:r w:rsidRPr="000D5264">
        <w:t>. Hướng dẫn sử dụng game</w:t>
      </w:r>
      <w:bookmarkEnd w:id="335"/>
    </w:p>
    <w:p w14:paraId="43435912" w14:textId="794BD55F" w:rsidR="000D5264" w:rsidRPr="000D5264" w:rsidRDefault="000D5264" w:rsidP="00E05270">
      <w:pPr>
        <w:pStyle w:val="Heading3"/>
        <w:spacing w:line="360" w:lineRule="auto"/>
      </w:pPr>
      <w:bookmarkStart w:id="336" w:name="_Toc230475820"/>
      <w:r w:rsidRPr="000D5264">
        <w:t>4.</w:t>
      </w:r>
      <w:r w:rsidR="00C535C1">
        <w:t>8</w:t>
      </w:r>
      <w:r w:rsidRPr="000D5264">
        <w:t>.1. Cài đặt và khởi động</w:t>
      </w:r>
      <w:bookmarkEnd w:id="336"/>
    </w:p>
    <w:p w14:paraId="09BCD34C" w14:textId="77777777" w:rsidR="000D5264" w:rsidRPr="000D5264" w:rsidRDefault="000D5264" w:rsidP="00E05270">
      <w:pPr>
        <w:spacing w:line="360" w:lineRule="auto"/>
        <w:ind w:firstLine="720"/>
        <w:jc w:val="both"/>
        <w:rPr>
          <w:lang w:val="en-US"/>
        </w:rPr>
      </w:pPr>
      <w:r w:rsidRPr="000D5264">
        <w:rPr>
          <w:lang w:val="en-US"/>
        </w:rPr>
        <w:t>Game được đóng gói dưới dạng file APK (Android Package Kit) và cài đặt trực tiếp trên thiết bị Android. Yêu cầu tối thiểu để chạy game:</w:t>
      </w:r>
    </w:p>
    <w:p w14:paraId="2C02B03A" w14:textId="77777777" w:rsidR="000D5264" w:rsidRPr="000D5264" w:rsidRDefault="000D5264" w:rsidP="00E05270">
      <w:pPr>
        <w:spacing w:line="360" w:lineRule="auto"/>
        <w:ind w:left="360"/>
        <w:jc w:val="both"/>
        <w:rPr>
          <w:lang w:val="en-US"/>
        </w:rPr>
      </w:pPr>
      <w:r w:rsidRPr="000D5264">
        <w:rPr>
          <w:lang w:val="en-US"/>
        </w:rPr>
        <w:t xml:space="preserve"> </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0D5264" w:rsidRPr="000D5264" w14:paraId="28B82C85" w14:textId="77777777" w:rsidTr="001018F7">
        <w:tc>
          <w:tcPr>
            <w:tcW w:w="3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7E2F5B96" w14:textId="77777777" w:rsidR="000D5264" w:rsidRPr="000D5264" w:rsidRDefault="000D5264" w:rsidP="00E05270">
            <w:pPr>
              <w:spacing w:line="360" w:lineRule="auto"/>
              <w:jc w:val="center"/>
              <w:rPr>
                <w:lang w:val="en-US"/>
              </w:rPr>
            </w:pPr>
            <w:r w:rsidRPr="000D5264">
              <w:rPr>
                <w:b/>
                <w:bCs/>
                <w:lang w:val="en-US"/>
              </w:rPr>
              <w:t>Yêu cầu</w:t>
            </w:r>
          </w:p>
        </w:tc>
        <w:tc>
          <w:tcPr>
            <w:tcW w:w="5526" w:type="dxa"/>
            <w:tcBorders>
              <w:top w:val="single" w:sz="2" w:space="0" w:color="AAAAAA"/>
              <w:left w:val="nil"/>
              <w:bottom w:val="single" w:sz="2" w:space="0" w:color="AAAAAA"/>
              <w:right w:val="single" w:sz="2" w:space="0" w:color="AAAAAA"/>
            </w:tcBorders>
            <w:shd w:val="clear" w:color="auto" w:fill="FFFFFF" w:themeFill="background1"/>
            <w:tcMar>
              <w:top w:w="80" w:type="dxa"/>
              <w:left w:w="120" w:type="dxa"/>
              <w:bottom w:w="80" w:type="dxa"/>
              <w:right w:w="120" w:type="dxa"/>
            </w:tcMar>
            <w:vAlign w:val="center"/>
            <w:hideMark/>
          </w:tcPr>
          <w:p w14:paraId="79D9845F" w14:textId="77777777" w:rsidR="000D5264" w:rsidRPr="000D5264" w:rsidRDefault="000D5264" w:rsidP="00E05270">
            <w:pPr>
              <w:spacing w:line="360" w:lineRule="auto"/>
              <w:jc w:val="center"/>
              <w:rPr>
                <w:lang w:val="en-US"/>
              </w:rPr>
            </w:pPr>
            <w:r w:rsidRPr="000D5264">
              <w:rPr>
                <w:b/>
                <w:bCs/>
                <w:lang w:val="en-US"/>
              </w:rPr>
              <w:t>Thông số tối thiểu</w:t>
            </w:r>
          </w:p>
        </w:tc>
      </w:tr>
      <w:tr w:rsidR="000D5264" w:rsidRPr="000D5264" w14:paraId="783F05B5" w14:textId="77777777">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C90B578" w14:textId="77777777" w:rsidR="000D5264" w:rsidRPr="000D5264" w:rsidRDefault="000D5264" w:rsidP="00E05270">
            <w:pPr>
              <w:spacing w:line="360" w:lineRule="auto"/>
              <w:jc w:val="both"/>
              <w:rPr>
                <w:lang w:val="en-US"/>
              </w:rPr>
            </w:pPr>
            <w:r w:rsidRPr="000D5264">
              <w:rPr>
                <w:lang w:val="en-US"/>
              </w:rPr>
              <w:t>Hệ điều hành</w:t>
            </w:r>
          </w:p>
        </w:tc>
        <w:tc>
          <w:tcPr>
            <w:tcW w:w="55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68E9D8E" w14:textId="77777777" w:rsidR="000D5264" w:rsidRPr="000D5264" w:rsidRDefault="000D5264" w:rsidP="00E05270">
            <w:pPr>
              <w:spacing w:line="360" w:lineRule="auto"/>
              <w:jc w:val="both"/>
              <w:rPr>
                <w:lang w:val="en-US"/>
              </w:rPr>
            </w:pPr>
            <w:r w:rsidRPr="000D5264">
              <w:rPr>
                <w:lang w:val="en-US"/>
              </w:rPr>
              <w:t>Android 5.0 (Lollipop) – API Level 21 trở lên</w:t>
            </w:r>
          </w:p>
        </w:tc>
      </w:tr>
      <w:tr w:rsidR="000D5264" w:rsidRPr="000D5264" w14:paraId="4C53B460" w14:textId="77777777">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4CAE8A4" w14:textId="77777777" w:rsidR="000D5264" w:rsidRPr="000D5264" w:rsidRDefault="000D5264" w:rsidP="00E05270">
            <w:pPr>
              <w:spacing w:line="360" w:lineRule="auto"/>
              <w:jc w:val="both"/>
              <w:rPr>
                <w:lang w:val="en-US"/>
              </w:rPr>
            </w:pPr>
            <w:r w:rsidRPr="000D5264">
              <w:rPr>
                <w:lang w:val="en-US"/>
              </w:rPr>
              <w:lastRenderedPageBreak/>
              <w:t>RAM</w:t>
            </w:r>
          </w:p>
        </w:tc>
        <w:tc>
          <w:tcPr>
            <w:tcW w:w="55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174BA709" w14:textId="77777777" w:rsidR="000D5264" w:rsidRPr="000D5264" w:rsidRDefault="000D5264" w:rsidP="00E05270">
            <w:pPr>
              <w:spacing w:line="360" w:lineRule="auto"/>
              <w:jc w:val="both"/>
              <w:rPr>
                <w:lang w:val="en-US"/>
              </w:rPr>
            </w:pPr>
            <w:r w:rsidRPr="000D5264">
              <w:rPr>
                <w:lang w:val="en-US"/>
              </w:rPr>
              <w:t>2 GB (khuyến nghị 3 GB trở lên để trải nghiệm tốt hơn)</w:t>
            </w:r>
          </w:p>
        </w:tc>
      </w:tr>
      <w:tr w:rsidR="000D5264" w:rsidRPr="000D5264" w14:paraId="0D5FF136" w14:textId="77777777">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23B91E1" w14:textId="77777777" w:rsidR="000D5264" w:rsidRPr="000D5264" w:rsidRDefault="000D5264" w:rsidP="00E05270">
            <w:pPr>
              <w:spacing w:line="360" w:lineRule="auto"/>
              <w:jc w:val="both"/>
              <w:rPr>
                <w:lang w:val="en-US"/>
              </w:rPr>
            </w:pPr>
            <w:r w:rsidRPr="000D5264">
              <w:rPr>
                <w:lang w:val="en-US"/>
              </w:rPr>
              <w:t>Dung lượng trống</w:t>
            </w:r>
          </w:p>
        </w:tc>
        <w:tc>
          <w:tcPr>
            <w:tcW w:w="55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025837C3" w14:textId="77777777" w:rsidR="000D5264" w:rsidRPr="000D5264" w:rsidRDefault="000D5264" w:rsidP="00E05270">
            <w:pPr>
              <w:spacing w:line="360" w:lineRule="auto"/>
              <w:jc w:val="both"/>
              <w:rPr>
                <w:lang w:val="en-US"/>
              </w:rPr>
            </w:pPr>
            <w:r w:rsidRPr="000D5264">
              <w:rPr>
                <w:lang w:val="en-US"/>
              </w:rPr>
              <w:t>150 MB trở lên</w:t>
            </w:r>
          </w:p>
        </w:tc>
      </w:tr>
      <w:tr w:rsidR="000D5264" w:rsidRPr="000D5264" w14:paraId="3052DB3F" w14:textId="77777777">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4B54F08" w14:textId="77777777" w:rsidR="000D5264" w:rsidRPr="000D5264" w:rsidRDefault="000D5264" w:rsidP="00E05270">
            <w:pPr>
              <w:spacing w:line="360" w:lineRule="auto"/>
              <w:jc w:val="both"/>
              <w:rPr>
                <w:lang w:val="en-US"/>
              </w:rPr>
            </w:pPr>
            <w:r w:rsidRPr="000D5264">
              <w:rPr>
                <w:lang w:val="en-US"/>
              </w:rPr>
              <w:t>Màn hình</w:t>
            </w:r>
          </w:p>
        </w:tc>
        <w:tc>
          <w:tcPr>
            <w:tcW w:w="55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AA5A90B" w14:textId="77777777" w:rsidR="000D5264" w:rsidRPr="000D5264" w:rsidRDefault="000D5264" w:rsidP="00E05270">
            <w:pPr>
              <w:spacing w:line="360" w:lineRule="auto"/>
              <w:jc w:val="both"/>
              <w:rPr>
                <w:lang w:val="en-US"/>
              </w:rPr>
            </w:pPr>
            <w:r w:rsidRPr="000D5264">
              <w:rPr>
                <w:lang w:val="en-US"/>
              </w:rPr>
              <w:t>Tỷ lệ 16:9 hoặc 18:9 (khuyến nghị từ 5.5 inch trở lên)</w:t>
            </w:r>
          </w:p>
        </w:tc>
      </w:tr>
      <w:tr w:rsidR="000D5264" w:rsidRPr="000D5264" w14:paraId="08CCC9E8" w14:textId="77777777">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5B1C7F7" w14:textId="77777777" w:rsidR="000D5264" w:rsidRPr="000D5264" w:rsidRDefault="000D5264" w:rsidP="00E05270">
            <w:pPr>
              <w:spacing w:line="360" w:lineRule="auto"/>
              <w:jc w:val="both"/>
              <w:rPr>
                <w:lang w:val="en-US"/>
              </w:rPr>
            </w:pPr>
            <w:r w:rsidRPr="000D5264">
              <w:rPr>
                <w:lang w:val="en-US"/>
              </w:rPr>
              <w:t>Cảm ứng</w:t>
            </w:r>
          </w:p>
        </w:tc>
        <w:tc>
          <w:tcPr>
            <w:tcW w:w="5526"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05144E5" w14:textId="77777777" w:rsidR="000D5264" w:rsidRPr="000D5264" w:rsidRDefault="000D5264" w:rsidP="00E05270">
            <w:pPr>
              <w:spacing w:line="360" w:lineRule="auto"/>
              <w:jc w:val="both"/>
              <w:rPr>
                <w:lang w:val="en-US"/>
              </w:rPr>
            </w:pPr>
            <w:r w:rsidRPr="000D5264">
              <w:rPr>
                <w:lang w:val="en-US"/>
              </w:rPr>
              <w:t>Màn hình cảm ứng điện dung đa điểm (Multi-touch)</w:t>
            </w:r>
          </w:p>
        </w:tc>
      </w:tr>
    </w:tbl>
    <w:p w14:paraId="336A6C0D" w14:textId="77777777" w:rsidR="000D5264" w:rsidRPr="000D5264" w:rsidRDefault="000D5264" w:rsidP="00E05270">
      <w:pPr>
        <w:spacing w:line="360" w:lineRule="auto"/>
        <w:ind w:left="360"/>
        <w:jc w:val="both"/>
        <w:rPr>
          <w:lang w:val="en-US"/>
        </w:rPr>
      </w:pPr>
      <w:r w:rsidRPr="000D5264">
        <w:rPr>
          <w:lang w:val="en-US"/>
        </w:rPr>
        <w:t xml:space="preserve"> </w:t>
      </w:r>
    </w:p>
    <w:p w14:paraId="14BFECFE" w14:textId="4D735354" w:rsidR="000D5264" w:rsidRPr="00BB5369" w:rsidRDefault="00BB5369" w:rsidP="00E05270">
      <w:pPr>
        <w:pStyle w:val="Caption"/>
      </w:pPr>
      <w:bookmarkStart w:id="337" w:name="_Toc230475877"/>
      <w:r>
        <w:t>Bảng</w:t>
      </w:r>
      <w:r>
        <w:rPr>
          <w:lang w:val="en-US"/>
        </w:rPr>
        <w:t xml:space="preserve"> 4</w:t>
      </w:r>
      <w:r>
        <w:t>.</w:t>
      </w:r>
      <w:r>
        <w:fldChar w:fldCharType="begin"/>
      </w:r>
      <w:r>
        <w:instrText xml:space="preserve"> SEQ Bảng \* ARABIC \s 1 </w:instrText>
      </w:r>
      <w:r>
        <w:fldChar w:fldCharType="separate"/>
      </w:r>
      <w:r>
        <w:rPr>
          <w:noProof/>
        </w:rPr>
        <w:t>7</w:t>
      </w:r>
      <w:r>
        <w:rPr>
          <w:noProof/>
        </w:rPr>
        <w:fldChar w:fldCharType="end"/>
      </w:r>
      <w:r w:rsidR="005270A0" w:rsidRPr="00BB5369">
        <w:rPr>
          <w:iCs/>
        </w:rPr>
        <w:t>:</w:t>
      </w:r>
      <w:r w:rsidR="000D5264" w:rsidRPr="00BB5369">
        <w:rPr>
          <w:iCs/>
        </w:rPr>
        <w:t xml:space="preserve"> Yêu cầu tối thiểu để chạy game</w:t>
      </w:r>
      <w:bookmarkEnd w:id="337"/>
    </w:p>
    <w:p w14:paraId="559A9BCB" w14:textId="4754160C" w:rsidR="000D5264" w:rsidRPr="00BB5369" w:rsidRDefault="000D5264" w:rsidP="00E05270">
      <w:pPr>
        <w:spacing w:line="360" w:lineRule="auto"/>
        <w:jc w:val="both"/>
        <w:rPr>
          <w:b/>
          <w:bCs/>
        </w:rPr>
      </w:pPr>
      <w:r w:rsidRPr="00BB5369">
        <w:rPr>
          <w:b/>
          <w:bCs/>
        </w:rPr>
        <w:t>Các bước cài đặt và khởi động game:</w:t>
      </w:r>
    </w:p>
    <w:p w14:paraId="2757A479" w14:textId="77777777" w:rsidR="000D5264" w:rsidRPr="00BB5369" w:rsidRDefault="000D5264" w:rsidP="00E05270">
      <w:pPr>
        <w:pStyle w:val="ListParagraph"/>
        <w:numPr>
          <w:ilvl w:val="0"/>
          <w:numId w:val="68"/>
        </w:numPr>
        <w:spacing w:line="360" w:lineRule="auto"/>
        <w:jc w:val="both"/>
      </w:pPr>
      <w:r w:rsidRPr="00BB5369">
        <w:t>Bước 1 – Cho phép cài đặt từ nguồn không rõ: Vào Cài đặt (Settings) → Bảo mật (Security) → Bật "Cho phép cài đặt từ nguồn không xác định" (Install from Unknown Sources).</w:t>
      </w:r>
    </w:p>
    <w:p w14:paraId="684D74BF" w14:textId="77777777" w:rsidR="000D5264" w:rsidRPr="00BB5369" w:rsidRDefault="000D5264" w:rsidP="00E05270">
      <w:pPr>
        <w:pStyle w:val="ListParagraph"/>
        <w:numPr>
          <w:ilvl w:val="0"/>
          <w:numId w:val="68"/>
        </w:numPr>
        <w:spacing w:line="360" w:lineRule="auto"/>
        <w:jc w:val="both"/>
      </w:pPr>
      <w:r w:rsidRPr="00BB5369">
        <w:t>Bước 2 – Cài đặt APK: Tải file APK về thiết bị, nhấn vào file và chọn "Cài đặt" (Install) khi hệ thống yêu cầu xác nhận.</w:t>
      </w:r>
    </w:p>
    <w:p w14:paraId="7E84A577" w14:textId="77777777" w:rsidR="000D5264" w:rsidRPr="00BB5369" w:rsidRDefault="000D5264" w:rsidP="00E05270">
      <w:pPr>
        <w:pStyle w:val="ListParagraph"/>
        <w:numPr>
          <w:ilvl w:val="0"/>
          <w:numId w:val="68"/>
        </w:numPr>
        <w:spacing w:line="360" w:lineRule="auto"/>
        <w:jc w:val="both"/>
      </w:pPr>
      <w:r w:rsidRPr="00BB5369">
        <w:t>Bước 3 – Khởi động: Nhấn biểu tượng game trên màn hình chính để khởi động. Game tự động tải các tài nguyên cần thiết trong lần chạy đầu tiên.</w:t>
      </w:r>
    </w:p>
    <w:p w14:paraId="668F5162" w14:textId="718BCE13" w:rsidR="000D5264" w:rsidRPr="00BB5369" w:rsidRDefault="000D5264" w:rsidP="00E05270">
      <w:pPr>
        <w:pStyle w:val="ListParagraph"/>
        <w:numPr>
          <w:ilvl w:val="0"/>
          <w:numId w:val="68"/>
        </w:numPr>
        <w:spacing w:line="360" w:lineRule="auto"/>
        <w:jc w:val="both"/>
      </w:pPr>
      <w:r w:rsidRPr="00BB5369">
        <w:t>Bước 4 – Main Menu: Sau khi tải xong, màn hình chính hiển thị với các tùy chọn Bắt đầu, Hướng dẫn và Cài đặt.</w:t>
      </w:r>
    </w:p>
    <w:p w14:paraId="14F4DB69" w14:textId="13D442DC" w:rsidR="000D5264" w:rsidRPr="00BB5369" w:rsidRDefault="000D5264" w:rsidP="00E05270">
      <w:pPr>
        <w:pStyle w:val="Heading3"/>
        <w:spacing w:line="360" w:lineRule="auto"/>
        <w:rPr>
          <w:lang w:val="vi-VN"/>
        </w:rPr>
      </w:pPr>
      <w:bookmarkStart w:id="338" w:name="_Toc230475821"/>
      <w:r w:rsidRPr="00BB5369">
        <w:rPr>
          <w:lang w:val="vi-VN"/>
        </w:rPr>
        <w:t>4.</w:t>
      </w:r>
      <w:r w:rsidR="001018F7" w:rsidRPr="00BB5369">
        <w:rPr>
          <w:lang w:val="vi-VN"/>
        </w:rPr>
        <w:t>8</w:t>
      </w:r>
      <w:r w:rsidRPr="00BB5369">
        <w:rPr>
          <w:lang w:val="vi-VN"/>
        </w:rPr>
        <w:t>.2. Hướng dẫn điều khiển</w:t>
      </w:r>
      <w:bookmarkEnd w:id="338"/>
    </w:p>
    <w:p w14:paraId="109213E7" w14:textId="77777777" w:rsidR="000D5264" w:rsidRPr="00BB5369" w:rsidRDefault="000D5264" w:rsidP="00E05270">
      <w:pPr>
        <w:spacing w:line="360" w:lineRule="auto"/>
        <w:ind w:firstLine="360"/>
        <w:jc w:val="both"/>
      </w:pPr>
      <w:r w:rsidRPr="00BB5369">
        <w:t>Game sử dụng hệ thống điều khiển cảm ứng được thiết kế trực quan, phù hợp với cách cầm điện thoại hai tay. Màn hình Hướng Dẫn (Tutorial) xuất hiện tự động khi bắt đầu chơi lần đầu và có thể xem lại từ Main Menu.</w:t>
      </w:r>
    </w:p>
    <w:p w14:paraId="4F1246B4" w14:textId="77777777" w:rsidR="000D5264" w:rsidRPr="00BB5369" w:rsidRDefault="000D5264" w:rsidP="00E05270">
      <w:pPr>
        <w:spacing w:line="360" w:lineRule="auto"/>
        <w:ind w:left="360"/>
        <w:jc w:val="both"/>
      </w:pPr>
      <w:r w:rsidRPr="00BB5369">
        <w:t xml:space="preserve"> </w:t>
      </w:r>
    </w:p>
    <w:p w14:paraId="31A9664B" w14:textId="6B00CC5F" w:rsidR="000D5264" w:rsidRPr="00BB5369" w:rsidRDefault="00195DF8" w:rsidP="00E05270">
      <w:pPr>
        <w:pStyle w:val="Caption"/>
      </w:pPr>
      <w:bookmarkStart w:id="339" w:name="_Toc229911249"/>
      <w:bookmarkStart w:id="340" w:name="_Toc230475857"/>
      <w:r>
        <w:rPr>
          <w:noProof/>
        </w:rPr>
        <w:lastRenderedPageBreak/>
        <w:drawing>
          <wp:inline distT="0" distB="0" distL="0" distR="0" wp14:anchorId="6DB4FA65" wp14:editId="0F297F41">
            <wp:extent cx="5760085" cy="3234055"/>
            <wp:effectExtent l="0" t="0" r="0" b="4445"/>
            <wp:docPr id="77222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23464" name=""/>
                    <pic:cNvPicPr/>
                  </pic:nvPicPr>
                  <pic:blipFill>
                    <a:blip r:embed="rId44"/>
                    <a:stretch>
                      <a:fillRect/>
                    </a:stretch>
                  </pic:blipFill>
                  <pic:spPr>
                    <a:xfrm>
                      <a:off x="0" y="0"/>
                      <a:ext cx="5760085" cy="3234055"/>
                    </a:xfrm>
                    <a:prstGeom prst="rect">
                      <a:avLst/>
                    </a:prstGeom>
                  </pic:spPr>
                </pic:pic>
              </a:graphicData>
            </a:graphic>
          </wp:inline>
        </w:drawing>
      </w:r>
      <w:r w:rsidR="00BB5369">
        <w:t>Hình</w:t>
      </w:r>
      <w:r w:rsidR="00BB5369">
        <w:rPr>
          <w:lang w:val="en-US"/>
        </w:rPr>
        <w:t xml:space="preserve">  4</w:t>
      </w:r>
      <w:r w:rsidR="00750E63">
        <w:t>.</w:t>
      </w:r>
      <w:r w:rsidR="00750E63">
        <w:fldChar w:fldCharType="begin"/>
      </w:r>
      <w:r w:rsidR="00750E63">
        <w:instrText xml:space="preserve"> SEQ Hình \* ARABIC \s 1 </w:instrText>
      </w:r>
      <w:r w:rsidR="00750E63">
        <w:fldChar w:fldCharType="separate"/>
      </w:r>
      <w:r w:rsidR="00750E63">
        <w:rPr>
          <w:noProof/>
        </w:rPr>
        <w:t>6</w:t>
      </w:r>
      <w:r w:rsidR="00750E63">
        <w:rPr>
          <w:noProof/>
        </w:rPr>
        <w:fldChar w:fldCharType="end"/>
      </w:r>
      <w:r w:rsidR="005A3ABE" w:rsidRPr="00BB5369">
        <w:t>:</w:t>
      </w:r>
      <w:r w:rsidR="000D5264" w:rsidRPr="00BB5369">
        <w:rPr>
          <w:iCs/>
        </w:rPr>
        <w:t xml:space="preserve"> Màn hình Hướng Dẫn trong game thực tế</w:t>
      </w:r>
      <w:bookmarkEnd w:id="339"/>
      <w:bookmarkEnd w:id="340"/>
    </w:p>
    <w:p w14:paraId="4AC6144D" w14:textId="77777777" w:rsidR="000D5264" w:rsidRPr="00BB5369" w:rsidRDefault="000D5264" w:rsidP="00E05270">
      <w:pPr>
        <w:spacing w:line="360" w:lineRule="auto"/>
        <w:ind w:left="360"/>
        <w:jc w:val="both"/>
      </w:pPr>
      <w:r w:rsidRPr="00BB5369">
        <w:t xml:space="preserve"> </w:t>
      </w:r>
    </w:p>
    <w:p w14:paraId="2C05ABA2" w14:textId="77777777" w:rsidR="000D5264" w:rsidRPr="00BB5369" w:rsidRDefault="000D5264" w:rsidP="00E05270">
      <w:pPr>
        <w:spacing w:line="360" w:lineRule="auto"/>
        <w:ind w:firstLine="360"/>
        <w:jc w:val="both"/>
      </w:pPr>
      <w:r w:rsidRPr="00BB5369">
        <w:t>Bảng tổng hợp toàn bộ điều khiển trong game:</w:t>
      </w:r>
    </w:p>
    <w:p w14:paraId="709641A3" w14:textId="77777777" w:rsidR="000D5264" w:rsidRPr="00BB5369" w:rsidRDefault="000D5264" w:rsidP="00E05270">
      <w:pPr>
        <w:spacing w:line="360" w:lineRule="auto"/>
        <w:ind w:left="360"/>
        <w:jc w:val="both"/>
      </w:pPr>
      <w:r w:rsidRPr="00BB5369">
        <w:t xml:space="preserve"> </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2449"/>
        <w:gridCol w:w="5197"/>
      </w:tblGrid>
      <w:tr w:rsidR="000D5264" w:rsidRPr="000D5264" w14:paraId="119464CC" w14:textId="77777777" w:rsidTr="001018F7">
        <w:tc>
          <w:tcPr>
            <w:tcW w:w="138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hideMark/>
          </w:tcPr>
          <w:p w14:paraId="4F60F79C" w14:textId="77777777" w:rsidR="000D5264" w:rsidRPr="000D5264" w:rsidRDefault="000D5264" w:rsidP="00E05270">
            <w:pPr>
              <w:spacing w:line="360" w:lineRule="auto"/>
              <w:jc w:val="both"/>
              <w:rPr>
                <w:lang w:val="en-US"/>
              </w:rPr>
            </w:pPr>
            <w:r w:rsidRPr="000D5264">
              <w:rPr>
                <w:b/>
                <w:bCs/>
                <w:lang w:val="en-US"/>
              </w:rPr>
              <w:t>Icon nút</w:t>
            </w:r>
          </w:p>
        </w:tc>
        <w:tc>
          <w:tcPr>
            <w:tcW w:w="2449" w:type="dxa"/>
            <w:tcBorders>
              <w:top w:val="single" w:sz="2" w:space="0" w:color="AAAAAA"/>
              <w:left w:val="nil"/>
              <w:bottom w:val="single" w:sz="2" w:space="0" w:color="AAAAAA"/>
              <w:right w:val="single" w:sz="2" w:space="0" w:color="AAAAAA"/>
            </w:tcBorders>
            <w:shd w:val="clear" w:color="auto" w:fill="D6E4F0"/>
            <w:tcMar>
              <w:top w:w="80" w:type="dxa"/>
              <w:left w:w="120" w:type="dxa"/>
              <w:bottom w:w="80" w:type="dxa"/>
              <w:right w:w="120" w:type="dxa"/>
            </w:tcMar>
            <w:vAlign w:val="center"/>
            <w:hideMark/>
          </w:tcPr>
          <w:p w14:paraId="5607FD01" w14:textId="77777777" w:rsidR="000D5264" w:rsidRPr="000D5264" w:rsidRDefault="000D5264" w:rsidP="00E05270">
            <w:pPr>
              <w:spacing w:line="360" w:lineRule="auto"/>
              <w:jc w:val="both"/>
              <w:rPr>
                <w:lang w:val="en-US"/>
              </w:rPr>
            </w:pPr>
            <w:r w:rsidRPr="000D5264">
              <w:rPr>
                <w:b/>
                <w:bCs/>
                <w:lang w:val="en-US"/>
              </w:rPr>
              <w:t>Tên hành động</w:t>
            </w:r>
          </w:p>
        </w:tc>
        <w:tc>
          <w:tcPr>
            <w:tcW w:w="5197" w:type="dxa"/>
            <w:tcBorders>
              <w:top w:val="single" w:sz="2" w:space="0" w:color="AAAAAA"/>
              <w:left w:val="nil"/>
              <w:bottom w:val="single" w:sz="2" w:space="0" w:color="AAAAAA"/>
              <w:right w:val="single" w:sz="2" w:space="0" w:color="AAAAAA"/>
            </w:tcBorders>
            <w:shd w:val="clear" w:color="auto" w:fill="D6E4F0"/>
            <w:tcMar>
              <w:top w:w="80" w:type="dxa"/>
              <w:left w:w="120" w:type="dxa"/>
              <w:bottom w:w="80" w:type="dxa"/>
              <w:right w:w="120" w:type="dxa"/>
            </w:tcMar>
            <w:vAlign w:val="center"/>
            <w:hideMark/>
          </w:tcPr>
          <w:p w14:paraId="0B81E755" w14:textId="77777777" w:rsidR="000D5264" w:rsidRPr="000D5264" w:rsidRDefault="000D5264" w:rsidP="00E05270">
            <w:pPr>
              <w:spacing w:line="360" w:lineRule="auto"/>
              <w:jc w:val="both"/>
              <w:rPr>
                <w:lang w:val="en-US"/>
              </w:rPr>
            </w:pPr>
            <w:r w:rsidRPr="000D5264">
              <w:rPr>
                <w:b/>
                <w:bCs/>
                <w:lang w:val="en-US"/>
              </w:rPr>
              <w:t>Mô tả chi tiết</w:t>
            </w:r>
          </w:p>
        </w:tc>
      </w:tr>
      <w:tr w:rsidR="000D5264" w:rsidRPr="000D5264" w14:paraId="0F3E817D" w14:textId="77777777" w:rsidTr="001018F7">
        <w:tc>
          <w:tcPr>
            <w:tcW w:w="13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4EBB370" w14:textId="1E20E91E" w:rsidR="000D5264" w:rsidRPr="000D5264" w:rsidRDefault="001018F7" w:rsidP="00E05270">
            <w:pPr>
              <w:spacing w:line="360" w:lineRule="auto"/>
              <w:jc w:val="both"/>
              <w:rPr>
                <w:lang w:val="en-US"/>
              </w:rPr>
            </w:pPr>
            <w:r>
              <w:rPr>
                <w:noProof/>
              </w:rPr>
              <w:drawing>
                <wp:inline distT="0" distB="0" distL="0" distR="0" wp14:anchorId="06EFA237" wp14:editId="7CA84334">
                  <wp:extent cx="446264" cy="438150"/>
                  <wp:effectExtent l="0" t="0" r="0" b="0"/>
                  <wp:docPr id="136514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41866" name=""/>
                          <pic:cNvPicPr/>
                        </pic:nvPicPr>
                        <pic:blipFill>
                          <a:blip r:embed="rId45"/>
                          <a:stretch>
                            <a:fillRect/>
                          </a:stretch>
                        </pic:blipFill>
                        <pic:spPr>
                          <a:xfrm>
                            <a:off x="0" y="0"/>
                            <a:ext cx="470066" cy="461520"/>
                          </a:xfrm>
                          <a:prstGeom prst="rect">
                            <a:avLst/>
                          </a:prstGeom>
                        </pic:spPr>
                      </pic:pic>
                    </a:graphicData>
                  </a:graphic>
                </wp:inline>
              </w:drawing>
            </w:r>
            <w:r>
              <w:rPr>
                <w:noProof/>
              </w:rPr>
              <w:drawing>
                <wp:inline distT="0" distB="0" distL="0" distR="0" wp14:anchorId="6F9BD74C" wp14:editId="7F206EFD">
                  <wp:extent cx="440055" cy="437666"/>
                  <wp:effectExtent l="0" t="0" r="0" b="635"/>
                  <wp:docPr id="157194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41866" name=""/>
                          <pic:cNvPicPr/>
                        </pic:nvPicPr>
                        <pic:blipFill>
                          <a:blip r:embed="rId45"/>
                          <a:stretch>
                            <a:fillRect/>
                          </a:stretch>
                        </pic:blipFill>
                        <pic:spPr>
                          <a:xfrm flipH="1">
                            <a:off x="0" y="0"/>
                            <a:ext cx="495803" cy="493111"/>
                          </a:xfrm>
                          <a:prstGeom prst="rect">
                            <a:avLst/>
                          </a:prstGeom>
                        </pic:spPr>
                      </pic:pic>
                    </a:graphicData>
                  </a:graphic>
                </wp:inline>
              </w:drawing>
            </w:r>
          </w:p>
        </w:tc>
        <w:tc>
          <w:tcPr>
            <w:tcW w:w="2449"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14F948B" w14:textId="77777777" w:rsidR="000D5264" w:rsidRPr="000D5264" w:rsidRDefault="000D5264" w:rsidP="00E05270">
            <w:pPr>
              <w:spacing w:line="360" w:lineRule="auto"/>
              <w:rPr>
                <w:lang w:val="en-US"/>
              </w:rPr>
            </w:pPr>
            <w:r w:rsidRPr="000D5264">
              <w:rPr>
                <w:lang w:val="en-US"/>
              </w:rPr>
              <w:t>Di chuyển trái / phải</w:t>
            </w:r>
          </w:p>
        </w:tc>
        <w:tc>
          <w:tcPr>
            <w:tcW w:w="519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50295ED" w14:textId="77777777" w:rsidR="000D5264" w:rsidRPr="000D5264" w:rsidRDefault="000D5264" w:rsidP="00E05270">
            <w:pPr>
              <w:spacing w:line="360" w:lineRule="auto"/>
              <w:jc w:val="both"/>
              <w:rPr>
                <w:lang w:val="en-US"/>
              </w:rPr>
            </w:pPr>
            <w:r w:rsidRPr="000D5264">
              <w:rPr>
                <w:lang w:val="en-US"/>
              </w:rPr>
              <w:t>Hai nút mũi tên ở góc dưới trái. Nhấn và giữ để nhân vật di chuyển liên tục. Nhả nút để dừng lại ngay lập tức.</w:t>
            </w:r>
          </w:p>
        </w:tc>
      </w:tr>
      <w:tr w:rsidR="000D5264" w:rsidRPr="000D5264" w14:paraId="6ECBFB20" w14:textId="77777777" w:rsidTr="001018F7">
        <w:tc>
          <w:tcPr>
            <w:tcW w:w="13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BFA4A76" w14:textId="014BC4B8" w:rsidR="000D5264" w:rsidRPr="000D5264" w:rsidRDefault="001018F7" w:rsidP="00E05270">
            <w:pPr>
              <w:spacing w:line="360" w:lineRule="auto"/>
              <w:jc w:val="both"/>
              <w:rPr>
                <w:lang w:val="en-US"/>
              </w:rPr>
            </w:pPr>
            <w:r>
              <w:rPr>
                <w:noProof/>
              </w:rPr>
              <w:drawing>
                <wp:inline distT="0" distB="0" distL="0" distR="0" wp14:anchorId="52C68901" wp14:editId="655849C6">
                  <wp:extent cx="685250" cy="701040"/>
                  <wp:effectExtent l="0" t="0" r="635" b="3810"/>
                  <wp:docPr id="149064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40164" name=""/>
                          <pic:cNvPicPr/>
                        </pic:nvPicPr>
                        <pic:blipFill>
                          <a:blip r:embed="rId46"/>
                          <a:stretch>
                            <a:fillRect/>
                          </a:stretch>
                        </pic:blipFill>
                        <pic:spPr>
                          <a:xfrm>
                            <a:off x="0" y="0"/>
                            <a:ext cx="694946" cy="710960"/>
                          </a:xfrm>
                          <a:prstGeom prst="rect">
                            <a:avLst/>
                          </a:prstGeom>
                        </pic:spPr>
                      </pic:pic>
                    </a:graphicData>
                  </a:graphic>
                </wp:inline>
              </w:drawing>
            </w:r>
          </w:p>
        </w:tc>
        <w:tc>
          <w:tcPr>
            <w:tcW w:w="2449"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7C077797" w14:textId="77777777" w:rsidR="000D5264" w:rsidRPr="000D5264" w:rsidRDefault="000D5264" w:rsidP="00E05270">
            <w:pPr>
              <w:spacing w:line="360" w:lineRule="auto"/>
              <w:rPr>
                <w:lang w:val="en-US"/>
              </w:rPr>
            </w:pPr>
            <w:r w:rsidRPr="000D5264">
              <w:rPr>
                <w:lang w:val="en-US"/>
              </w:rPr>
              <w:t>Nhảy</w:t>
            </w:r>
          </w:p>
        </w:tc>
        <w:tc>
          <w:tcPr>
            <w:tcW w:w="519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583DD42" w14:textId="77777777" w:rsidR="000D5264" w:rsidRPr="000D5264" w:rsidRDefault="000D5264" w:rsidP="00E05270">
            <w:pPr>
              <w:spacing w:line="360" w:lineRule="auto"/>
              <w:jc w:val="both"/>
              <w:rPr>
                <w:lang w:val="en-US"/>
              </w:rPr>
            </w:pPr>
            <w:r w:rsidRPr="000D5264">
              <w:rPr>
                <w:lang w:val="en-US"/>
              </w:rPr>
              <w:t>Nhấn một lần để nhảy thường. Giữ nút lâu hơn để nhảy cao hơn (variable jump height). Kết hợp với di chuyển để nhảy theo hướng mong muốn.</w:t>
            </w:r>
          </w:p>
        </w:tc>
      </w:tr>
      <w:tr w:rsidR="000D5264" w:rsidRPr="000D5264" w14:paraId="58CD8CB2" w14:textId="77777777" w:rsidTr="001018F7">
        <w:tc>
          <w:tcPr>
            <w:tcW w:w="13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26DE5C6" w14:textId="48135DAD" w:rsidR="000D5264" w:rsidRPr="000D5264" w:rsidRDefault="001018F7" w:rsidP="00E05270">
            <w:pPr>
              <w:spacing w:line="360" w:lineRule="auto"/>
              <w:jc w:val="both"/>
              <w:rPr>
                <w:lang w:val="en-US"/>
              </w:rPr>
            </w:pPr>
            <w:r>
              <w:rPr>
                <w:noProof/>
              </w:rPr>
              <w:drawing>
                <wp:inline distT="0" distB="0" distL="0" distR="0" wp14:anchorId="29FD8B7E" wp14:editId="464DBEB5">
                  <wp:extent cx="715433" cy="723900"/>
                  <wp:effectExtent l="0" t="0" r="8890" b="0"/>
                  <wp:docPr id="56611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17051" name=""/>
                          <pic:cNvPicPr/>
                        </pic:nvPicPr>
                        <pic:blipFill>
                          <a:blip r:embed="rId47"/>
                          <a:stretch>
                            <a:fillRect/>
                          </a:stretch>
                        </pic:blipFill>
                        <pic:spPr>
                          <a:xfrm>
                            <a:off x="0" y="0"/>
                            <a:ext cx="721053" cy="729587"/>
                          </a:xfrm>
                          <a:prstGeom prst="rect">
                            <a:avLst/>
                          </a:prstGeom>
                        </pic:spPr>
                      </pic:pic>
                    </a:graphicData>
                  </a:graphic>
                </wp:inline>
              </w:drawing>
            </w:r>
          </w:p>
        </w:tc>
        <w:tc>
          <w:tcPr>
            <w:tcW w:w="2449"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6D14AD2D" w14:textId="77777777" w:rsidR="000D5264" w:rsidRPr="000D5264" w:rsidRDefault="000D5264" w:rsidP="00E05270">
            <w:pPr>
              <w:spacing w:line="360" w:lineRule="auto"/>
              <w:rPr>
                <w:lang w:val="en-US"/>
              </w:rPr>
            </w:pPr>
            <w:r w:rsidRPr="000D5264">
              <w:rPr>
                <w:lang w:val="en-US"/>
              </w:rPr>
              <w:t>Lướt nhanh theo hướng</w:t>
            </w:r>
          </w:p>
        </w:tc>
        <w:tc>
          <w:tcPr>
            <w:tcW w:w="519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D4485CB" w14:textId="77777777" w:rsidR="000D5264" w:rsidRPr="000D5264" w:rsidRDefault="000D5264" w:rsidP="00E05270">
            <w:pPr>
              <w:spacing w:line="360" w:lineRule="auto"/>
              <w:jc w:val="both"/>
              <w:rPr>
                <w:lang w:val="en-US"/>
              </w:rPr>
            </w:pPr>
            <w:r w:rsidRPr="000D5264">
              <w:rPr>
                <w:lang w:val="en-US"/>
              </w:rPr>
              <w:t>Lao nhanh theo hướng đang nhìn. Sử dụng để vượt qua khoảng cách xa, né tránh đòn tấn công của kẻ địch hoặc kết hợp với tấn công (Dash Attack).</w:t>
            </w:r>
          </w:p>
        </w:tc>
      </w:tr>
      <w:tr w:rsidR="000D5264" w:rsidRPr="000D5264" w14:paraId="1A938C74" w14:textId="77777777" w:rsidTr="001018F7">
        <w:tc>
          <w:tcPr>
            <w:tcW w:w="13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09B5B3C" w14:textId="57B6499C" w:rsidR="000D5264" w:rsidRPr="000D5264" w:rsidRDefault="001018F7" w:rsidP="00E05270">
            <w:pPr>
              <w:spacing w:line="360" w:lineRule="auto"/>
              <w:jc w:val="both"/>
              <w:rPr>
                <w:lang w:val="en-US"/>
              </w:rPr>
            </w:pPr>
            <w:r>
              <w:rPr>
                <w:noProof/>
              </w:rPr>
              <w:lastRenderedPageBreak/>
              <w:drawing>
                <wp:inline distT="0" distB="0" distL="0" distR="0" wp14:anchorId="0732CFD9" wp14:editId="3CAF58C3">
                  <wp:extent cx="695325" cy="695325"/>
                  <wp:effectExtent l="0" t="0" r="9525" b="9525"/>
                  <wp:docPr id="86888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81981" name=""/>
                          <pic:cNvPicPr/>
                        </pic:nvPicPr>
                        <pic:blipFill>
                          <a:blip r:embed="rId48"/>
                          <a:stretch>
                            <a:fillRect/>
                          </a:stretch>
                        </pic:blipFill>
                        <pic:spPr>
                          <a:xfrm>
                            <a:off x="0" y="0"/>
                            <a:ext cx="695325" cy="695325"/>
                          </a:xfrm>
                          <a:prstGeom prst="rect">
                            <a:avLst/>
                          </a:prstGeom>
                        </pic:spPr>
                      </pic:pic>
                    </a:graphicData>
                  </a:graphic>
                </wp:inline>
              </w:drawing>
            </w:r>
          </w:p>
        </w:tc>
        <w:tc>
          <w:tcPr>
            <w:tcW w:w="2449"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4307ED14" w14:textId="77777777" w:rsidR="000D5264" w:rsidRPr="000D5264" w:rsidRDefault="000D5264" w:rsidP="00E05270">
            <w:pPr>
              <w:spacing w:line="360" w:lineRule="auto"/>
              <w:rPr>
                <w:lang w:val="en-US"/>
              </w:rPr>
            </w:pPr>
            <w:r w:rsidRPr="000D5264">
              <w:rPr>
                <w:lang w:val="en-US"/>
              </w:rPr>
              <w:t>Tấn công quái vật</w:t>
            </w:r>
          </w:p>
        </w:tc>
        <w:tc>
          <w:tcPr>
            <w:tcW w:w="519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21F01C4" w14:textId="77777777" w:rsidR="000D5264" w:rsidRPr="000D5264" w:rsidRDefault="000D5264" w:rsidP="00E05270">
            <w:pPr>
              <w:spacing w:line="360" w:lineRule="auto"/>
              <w:jc w:val="both"/>
              <w:rPr>
                <w:lang w:val="en-US"/>
              </w:rPr>
            </w:pPr>
            <w:r w:rsidRPr="000D5264">
              <w:rPr>
                <w:lang w:val="en-US"/>
              </w:rPr>
              <w:t>Tấn công cận chiến cơ bản. Nhấn khi đang nhìn lên để đánh lên cao. Nhấn khi đang trên không và nhìn xuống để thực hiện Pogo Attack (đâm xuống và nảy lại).</w:t>
            </w:r>
          </w:p>
        </w:tc>
      </w:tr>
      <w:tr w:rsidR="000D5264" w:rsidRPr="000D5264" w14:paraId="32A48B73" w14:textId="77777777" w:rsidTr="001018F7">
        <w:tc>
          <w:tcPr>
            <w:tcW w:w="13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9800639" w14:textId="4F5FA663" w:rsidR="000D5264" w:rsidRPr="000D5264" w:rsidRDefault="001018F7" w:rsidP="00E05270">
            <w:pPr>
              <w:spacing w:line="360" w:lineRule="auto"/>
              <w:jc w:val="both"/>
              <w:rPr>
                <w:lang w:val="en-US"/>
              </w:rPr>
            </w:pPr>
            <w:r>
              <w:rPr>
                <w:noProof/>
              </w:rPr>
              <w:drawing>
                <wp:inline distT="0" distB="0" distL="0" distR="0" wp14:anchorId="237F0958" wp14:editId="38AE9EFE">
                  <wp:extent cx="684786" cy="714375"/>
                  <wp:effectExtent l="0" t="0" r="1270" b="0"/>
                  <wp:docPr id="117632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22313" name=""/>
                          <pic:cNvPicPr/>
                        </pic:nvPicPr>
                        <pic:blipFill>
                          <a:blip r:embed="rId49"/>
                          <a:stretch>
                            <a:fillRect/>
                          </a:stretch>
                        </pic:blipFill>
                        <pic:spPr>
                          <a:xfrm>
                            <a:off x="0" y="0"/>
                            <a:ext cx="688068" cy="717799"/>
                          </a:xfrm>
                          <a:prstGeom prst="rect">
                            <a:avLst/>
                          </a:prstGeom>
                        </pic:spPr>
                      </pic:pic>
                    </a:graphicData>
                  </a:graphic>
                </wp:inline>
              </w:drawing>
            </w:r>
          </w:p>
        </w:tc>
        <w:tc>
          <w:tcPr>
            <w:tcW w:w="2449"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2F7B8882" w14:textId="77777777" w:rsidR="000D5264" w:rsidRPr="000D5264" w:rsidRDefault="000D5264" w:rsidP="00E05270">
            <w:pPr>
              <w:spacing w:line="360" w:lineRule="auto"/>
              <w:rPr>
                <w:lang w:val="en-US"/>
              </w:rPr>
            </w:pPr>
            <w:r w:rsidRPr="000D5264">
              <w:rPr>
                <w:lang w:val="en-US"/>
              </w:rPr>
              <w:t>Đỡ đòn</w:t>
            </w:r>
          </w:p>
        </w:tc>
        <w:tc>
          <w:tcPr>
            <w:tcW w:w="519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3130A7DD" w14:textId="77777777" w:rsidR="000D5264" w:rsidRPr="000D5264" w:rsidRDefault="000D5264" w:rsidP="00E05270">
            <w:pPr>
              <w:spacing w:line="360" w:lineRule="auto"/>
              <w:jc w:val="both"/>
              <w:rPr>
                <w:lang w:val="en-US"/>
              </w:rPr>
            </w:pPr>
            <w:r w:rsidRPr="000D5264">
              <w:rPr>
                <w:lang w:val="en-US"/>
              </w:rPr>
              <w:t>Kích hoạt cửa sổ đỡ đòn trong thời gian ngắn. Nếu bị tấn công hoặc trúng đạn trong thời gian này, nhân vật tự động phản đòn (Riposte) gây sát thương lớn cho kẻ địch.</w:t>
            </w:r>
          </w:p>
        </w:tc>
      </w:tr>
      <w:tr w:rsidR="000D5264" w:rsidRPr="000D5264" w14:paraId="7BD86316" w14:textId="77777777" w:rsidTr="001018F7">
        <w:tc>
          <w:tcPr>
            <w:tcW w:w="13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D867D29" w14:textId="7592E9FC" w:rsidR="000D5264" w:rsidRPr="000D5264" w:rsidRDefault="001018F7" w:rsidP="00E05270">
            <w:pPr>
              <w:spacing w:line="360" w:lineRule="auto"/>
              <w:jc w:val="both"/>
              <w:rPr>
                <w:lang w:val="en-US"/>
              </w:rPr>
            </w:pPr>
            <w:r>
              <w:rPr>
                <w:noProof/>
              </w:rPr>
              <w:drawing>
                <wp:inline distT="0" distB="0" distL="0" distR="0" wp14:anchorId="2027545F" wp14:editId="3B314656">
                  <wp:extent cx="695325" cy="699565"/>
                  <wp:effectExtent l="0" t="0" r="0" b="5715"/>
                  <wp:docPr id="159770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00816" name=""/>
                          <pic:cNvPicPr/>
                        </pic:nvPicPr>
                        <pic:blipFill>
                          <a:blip r:embed="rId50"/>
                          <a:stretch>
                            <a:fillRect/>
                          </a:stretch>
                        </pic:blipFill>
                        <pic:spPr>
                          <a:xfrm>
                            <a:off x="0" y="0"/>
                            <a:ext cx="704126" cy="708419"/>
                          </a:xfrm>
                          <a:prstGeom prst="rect">
                            <a:avLst/>
                          </a:prstGeom>
                        </pic:spPr>
                      </pic:pic>
                    </a:graphicData>
                  </a:graphic>
                </wp:inline>
              </w:drawing>
            </w:r>
          </w:p>
        </w:tc>
        <w:tc>
          <w:tcPr>
            <w:tcW w:w="2449"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B7C8B8C" w14:textId="77777777" w:rsidR="000D5264" w:rsidRPr="000D5264" w:rsidRDefault="000D5264" w:rsidP="00E05270">
            <w:pPr>
              <w:spacing w:line="360" w:lineRule="auto"/>
              <w:rPr>
                <w:lang w:val="en-US"/>
              </w:rPr>
            </w:pPr>
            <w:r w:rsidRPr="000D5264">
              <w:rPr>
                <w:lang w:val="en-US"/>
              </w:rPr>
              <w:t>Kỹ năng Silk</w:t>
            </w:r>
          </w:p>
        </w:tc>
        <w:tc>
          <w:tcPr>
            <w:tcW w:w="519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hideMark/>
          </w:tcPr>
          <w:p w14:paraId="54026B3A" w14:textId="506F236E" w:rsidR="000D5264" w:rsidRPr="000D5264" w:rsidRDefault="000D5264" w:rsidP="00E05270">
            <w:pPr>
              <w:spacing w:line="360" w:lineRule="auto"/>
              <w:jc w:val="both"/>
              <w:rPr>
                <w:lang w:val="en-US"/>
              </w:rPr>
            </w:pPr>
            <w:r w:rsidRPr="000D5264">
              <w:rPr>
                <w:lang w:val="en-US"/>
              </w:rPr>
              <w:t xml:space="preserve">Tiêu tốn Silk để sử dụng kỹ năng đặc biệt. Nhấn khi nhìn lên: bắn tơ gây sát thương (Gossamer). Nhấn khi nhìn xuống: bùng nổ tơ tầm gần (Silk Burst). </w:t>
            </w:r>
          </w:p>
        </w:tc>
      </w:tr>
      <w:tr w:rsidR="001018F7" w:rsidRPr="000D5264" w14:paraId="3A11D915" w14:textId="77777777" w:rsidTr="001018F7">
        <w:tc>
          <w:tcPr>
            <w:tcW w:w="13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CC0DBAD" w14:textId="2881802C" w:rsidR="001018F7" w:rsidRDefault="001018F7" w:rsidP="00E05270">
            <w:pPr>
              <w:spacing w:line="360" w:lineRule="auto"/>
              <w:jc w:val="both"/>
              <w:rPr>
                <w:noProof/>
              </w:rPr>
            </w:pPr>
            <w:r>
              <w:rPr>
                <w:noProof/>
              </w:rPr>
              <w:drawing>
                <wp:inline distT="0" distB="0" distL="0" distR="0" wp14:anchorId="0B1ED7FA" wp14:editId="0AA5E9BB">
                  <wp:extent cx="685800" cy="689931"/>
                  <wp:effectExtent l="0" t="0" r="0" b="0"/>
                  <wp:docPr id="13077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9233" name=""/>
                          <pic:cNvPicPr/>
                        </pic:nvPicPr>
                        <pic:blipFill>
                          <a:blip r:embed="rId51"/>
                          <a:stretch>
                            <a:fillRect/>
                          </a:stretch>
                        </pic:blipFill>
                        <pic:spPr>
                          <a:xfrm>
                            <a:off x="0" y="0"/>
                            <a:ext cx="694648" cy="698832"/>
                          </a:xfrm>
                          <a:prstGeom prst="rect">
                            <a:avLst/>
                          </a:prstGeom>
                        </pic:spPr>
                      </pic:pic>
                    </a:graphicData>
                  </a:graphic>
                </wp:inline>
              </w:drawing>
            </w:r>
          </w:p>
        </w:tc>
        <w:tc>
          <w:tcPr>
            <w:tcW w:w="2449"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tcPr>
          <w:p w14:paraId="4DB83F0F" w14:textId="49DF3E3A" w:rsidR="001018F7" w:rsidRPr="000D5264" w:rsidRDefault="001018F7" w:rsidP="00E05270">
            <w:pPr>
              <w:spacing w:line="360" w:lineRule="auto"/>
              <w:rPr>
                <w:lang w:val="en-US"/>
              </w:rPr>
            </w:pPr>
            <w:r w:rsidRPr="000D5264">
              <w:rPr>
                <w:lang w:val="en-US"/>
              </w:rPr>
              <w:t>Kỹ năng</w:t>
            </w:r>
            <w:r>
              <w:rPr>
                <w:lang w:val="en-US"/>
              </w:rPr>
              <w:t xml:space="preserve"> hồi máu</w:t>
            </w:r>
          </w:p>
        </w:tc>
        <w:tc>
          <w:tcPr>
            <w:tcW w:w="5197" w:type="dxa"/>
            <w:tcBorders>
              <w:top w:val="single" w:sz="2" w:space="0" w:color="AAAAAA"/>
              <w:left w:val="nil"/>
              <w:bottom w:val="single" w:sz="2" w:space="0" w:color="AAAAAA"/>
              <w:right w:val="single" w:sz="2" w:space="0" w:color="AAAAAA"/>
            </w:tcBorders>
            <w:tcMar>
              <w:top w:w="80" w:type="dxa"/>
              <w:left w:w="120" w:type="dxa"/>
              <w:bottom w:w="80" w:type="dxa"/>
              <w:right w:w="120" w:type="dxa"/>
            </w:tcMar>
            <w:vAlign w:val="center"/>
          </w:tcPr>
          <w:p w14:paraId="3057F9AB" w14:textId="4FF14ECE" w:rsidR="001018F7" w:rsidRPr="000D5264" w:rsidRDefault="001018F7" w:rsidP="00E05270">
            <w:pPr>
              <w:spacing w:line="360" w:lineRule="auto"/>
              <w:jc w:val="both"/>
              <w:rPr>
                <w:lang w:val="en-US"/>
              </w:rPr>
            </w:pPr>
            <w:r w:rsidRPr="000D5264">
              <w:rPr>
                <w:lang w:val="en-US"/>
              </w:rPr>
              <w:t>Tiêu tốn Silk để sử dụng kỹ năng đặc biệt. Nhấn khi HP chưa đầy: hồi máu (Heal).</w:t>
            </w:r>
          </w:p>
        </w:tc>
      </w:tr>
    </w:tbl>
    <w:p w14:paraId="37C015D7" w14:textId="5198ACE2" w:rsidR="000D5264" w:rsidRPr="00E05270" w:rsidRDefault="00BB5369" w:rsidP="00E05270">
      <w:pPr>
        <w:pStyle w:val="Caption"/>
      </w:pPr>
      <w:bookmarkStart w:id="341" w:name="_Toc230475878"/>
      <w:r>
        <w:t>Bảng</w:t>
      </w:r>
      <w:r w:rsidRPr="00E05270">
        <w:t xml:space="preserve"> 4</w:t>
      </w:r>
      <w:r>
        <w:t>.</w:t>
      </w:r>
      <w:r>
        <w:fldChar w:fldCharType="begin"/>
      </w:r>
      <w:r>
        <w:instrText xml:space="preserve"> SEQ Bảng \* ARABIC \s 1 </w:instrText>
      </w:r>
      <w:r>
        <w:fldChar w:fldCharType="separate"/>
      </w:r>
      <w:r>
        <w:rPr>
          <w:noProof/>
        </w:rPr>
        <w:t>8</w:t>
      </w:r>
      <w:r>
        <w:rPr>
          <w:noProof/>
        </w:rPr>
        <w:fldChar w:fldCharType="end"/>
      </w:r>
      <w:r w:rsidR="005270A0" w:rsidRPr="00E05270">
        <w:rPr>
          <w:iCs/>
        </w:rPr>
        <w:t>:</w:t>
      </w:r>
      <w:r w:rsidR="000D5264" w:rsidRPr="00E05270">
        <w:rPr>
          <w:iCs/>
        </w:rPr>
        <w:t xml:space="preserve"> Hướng dẫn điều khiển đầy đủ</w:t>
      </w:r>
      <w:bookmarkEnd w:id="341"/>
    </w:p>
    <w:p w14:paraId="5F12B291" w14:textId="6EFFA2B0" w:rsidR="000D5264" w:rsidRPr="005764C4" w:rsidRDefault="000D5264" w:rsidP="00E05270">
      <w:pPr>
        <w:pStyle w:val="Heading3"/>
        <w:spacing w:line="360" w:lineRule="auto"/>
        <w:rPr>
          <w:lang w:val="vi-VN"/>
        </w:rPr>
      </w:pPr>
      <w:bookmarkStart w:id="342" w:name="_Toc230475822"/>
      <w:r w:rsidRPr="005764C4">
        <w:rPr>
          <w:lang w:val="vi-VN"/>
        </w:rPr>
        <w:t>4.</w:t>
      </w:r>
      <w:r w:rsidR="001018F7" w:rsidRPr="005764C4">
        <w:rPr>
          <w:lang w:val="vi-VN"/>
        </w:rPr>
        <w:t>8</w:t>
      </w:r>
      <w:r w:rsidRPr="005764C4">
        <w:rPr>
          <w:lang w:val="vi-VN"/>
        </w:rPr>
        <w:t>.3. Hướng dẫn hệ thống HP và Silk</w:t>
      </w:r>
      <w:bookmarkEnd w:id="342"/>
    </w:p>
    <w:p w14:paraId="5ECDA56D" w14:textId="2C98C4C6" w:rsidR="000D5264" w:rsidRPr="005764C4" w:rsidRDefault="000D5264" w:rsidP="00E05270">
      <w:pPr>
        <w:spacing w:line="360" w:lineRule="auto"/>
        <w:ind w:firstLine="360"/>
        <w:jc w:val="both"/>
      </w:pPr>
      <w:r w:rsidRPr="005764C4">
        <w:t>Game sử dụng hệ thống HP độc đáo dưới dạng icon mặt nạ (Mask) thay vì thanh máu thông thường. Hiểu rõ hệ thống này giúp người chơi đưa ra quyết định chiến thuật tốt hơn trong chiến đấu:</w:t>
      </w:r>
    </w:p>
    <w:p w14:paraId="12503951" w14:textId="77777777" w:rsidR="000D5264" w:rsidRPr="000D5264" w:rsidRDefault="000D5264" w:rsidP="00E05270">
      <w:pPr>
        <w:spacing w:line="360" w:lineRule="auto"/>
        <w:ind w:left="360"/>
        <w:jc w:val="both"/>
        <w:rPr>
          <w:lang w:val="en-US"/>
        </w:rPr>
      </w:pPr>
      <w:r w:rsidRPr="000D5264">
        <w:rPr>
          <w:b/>
          <w:bCs/>
          <w:lang w:val="en-US"/>
        </w:rPr>
        <w:t>Hệ thống Mask HP:</w:t>
      </w:r>
    </w:p>
    <w:p w14:paraId="2AB38F6D" w14:textId="77777777" w:rsidR="000D5264" w:rsidRPr="001018F7" w:rsidRDefault="000D5264" w:rsidP="00E05270">
      <w:pPr>
        <w:pStyle w:val="ListParagraph"/>
        <w:numPr>
          <w:ilvl w:val="0"/>
          <w:numId w:val="69"/>
        </w:numPr>
        <w:spacing w:line="360" w:lineRule="auto"/>
        <w:jc w:val="both"/>
        <w:rPr>
          <w:lang w:val="en-US"/>
        </w:rPr>
      </w:pPr>
      <w:r w:rsidRPr="001018F7">
        <w:rPr>
          <w:lang w:val="en-US"/>
        </w:rPr>
        <w:t>Mỗi icon mặt nạ trắng đầy đủ = 1 điểm HP. Số mặt nạ tối đa phụ thuộc vào chỉ số maxHp của nhân vật.</w:t>
      </w:r>
    </w:p>
    <w:p w14:paraId="45920883" w14:textId="77777777" w:rsidR="000D5264" w:rsidRPr="001018F7" w:rsidRDefault="000D5264" w:rsidP="00E05270">
      <w:pPr>
        <w:pStyle w:val="ListParagraph"/>
        <w:numPr>
          <w:ilvl w:val="0"/>
          <w:numId w:val="69"/>
        </w:numPr>
        <w:spacing w:line="360" w:lineRule="auto"/>
        <w:jc w:val="both"/>
        <w:rPr>
          <w:lang w:val="en-US"/>
        </w:rPr>
      </w:pPr>
      <w:r w:rsidRPr="001018F7">
        <w:rPr>
          <w:lang w:val="en-US"/>
        </w:rPr>
        <w:t>Khi nhận sát thương, icon mặt nạ tương ứng bị vỡ (hiển thị mặt nạ vỡ). Khi mất tất cả mặt nạ, nhân vật chết và hồi sinh tại RestChair gần nhất.</w:t>
      </w:r>
    </w:p>
    <w:p w14:paraId="2F6328A5" w14:textId="0B2E0200" w:rsidR="000D5264" w:rsidRPr="001018F7" w:rsidRDefault="000D5264" w:rsidP="00E05270">
      <w:pPr>
        <w:pStyle w:val="ListParagraph"/>
        <w:numPr>
          <w:ilvl w:val="0"/>
          <w:numId w:val="69"/>
        </w:numPr>
        <w:spacing w:line="360" w:lineRule="auto"/>
        <w:jc w:val="both"/>
        <w:rPr>
          <w:lang w:val="en-US"/>
        </w:rPr>
      </w:pPr>
      <w:r w:rsidRPr="001018F7">
        <w:rPr>
          <w:lang w:val="en-US"/>
        </w:rPr>
        <w:t xml:space="preserve">Lifeblood Mask: Icon mặt nạ xanh lam (đặc biệt) hấp thụ sát thương trước HP thực. Mất sau mỗi lần bị tấn công và không hồi phục bằng Silk Heal thông thường. </w:t>
      </w:r>
    </w:p>
    <w:p w14:paraId="0A1B01A2" w14:textId="77777777" w:rsidR="000D5264" w:rsidRPr="000D5264" w:rsidRDefault="000D5264" w:rsidP="00E05270">
      <w:pPr>
        <w:spacing w:line="360" w:lineRule="auto"/>
        <w:ind w:firstLine="360"/>
        <w:jc w:val="both"/>
        <w:rPr>
          <w:lang w:val="en-US"/>
        </w:rPr>
      </w:pPr>
      <w:r w:rsidRPr="000D5264">
        <w:rPr>
          <w:b/>
          <w:bCs/>
          <w:lang w:val="en-US"/>
        </w:rPr>
        <w:lastRenderedPageBreak/>
        <w:t>Hệ thống Silk (Năng lượng tơ):</w:t>
      </w:r>
    </w:p>
    <w:p w14:paraId="491A6676" w14:textId="77777777" w:rsidR="000D5264" w:rsidRPr="001018F7" w:rsidRDefault="000D5264" w:rsidP="00E05270">
      <w:pPr>
        <w:pStyle w:val="ListParagraph"/>
        <w:numPr>
          <w:ilvl w:val="0"/>
          <w:numId w:val="70"/>
        </w:numPr>
        <w:spacing w:line="360" w:lineRule="auto"/>
        <w:jc w:val="both"/>
        <w:rPr>
          <w:lang w:val="en-US"/>
        </w:rPr>
      </w:pPr>
      <w:r w:rsidRPr="001018F7">
        <w:rPr>
          <w:lang w:val="en-US"/>
        </w:rPr>
        <w:t>Thanh Silk màu xanh lá hiển thị phía dưới icon mặt nạ. Silk là tài nguyên cần thiết để sử dụng SilkSkill.</w:t>
      </w:r>
    </w:p>
    <w:p w14:paraId="14D9A911" w14:textId="77777777" w:rsidR="000D5264" w:rsidRPr="001018F7" w:rsidRDefault="000D5264" w:rsidP="00E05270">
      <w:pPr>
        <w:pStyle w:val="ListParagraph"/>
        <w:numPr>
          <w:ilvl w:val="0"/>
          <w:numId w:val="70"/>
        </w:numPr>
        <w:spacing w:line="360" w:lineRule="auto"/>
        <w:jc w:val="both"/>
        <w:rPr>
          <w:lang w:val="en-US"/>
        </w:rPr>
      </w:pPr>
      <w:r w:rsidRPr="001018F7">
        <w:rPr>
          <w:lang w:val="en-US"/>
        </w:rPr>
        <w:t>Silk tăng lên khi: tấn công trúng kẻ địch, thu thập vật phẩm Silk từ Loot Drop.</w:t>
      </w:r>
    </w:p>
    <w:p w14:paraId="7D37AFBD" w14:textId="77777777" w:rsidR="000D5264" w:rsidRPr="001018F7" w:rsidRDefault="000D5264" w:rsidP="00E05270">
      <w:pPr>
        <w:pStyle w:val="ListParagraph"/>
        <w:numPr>
          <w:ilvl w:val="0"/>
          <w:numId w:val="70"/>
        </w:numPr>
        <w:spacing w:line="360" w:lineRule="auto"/>
        <w:jc w:val="both"/>
        <w:rPr>
          <w:lang w:val="en-US"/>
        </w:rPr>
      </w:pPr>
      <w:r w:rsidRPr="001018F7">
        <w:rPr>
          <w:lang w:val="en-US"/>
        </w:rPr>
        <w:t>Silk giảm khi: sử dụng kỹ năng SilkSkill (Gossamer tốn 6, Silk Burst tốn 4, Heal tốn 8).</w:t>
      </w:r>
    </w:p>
    <w:p w14:paraId="5C5DD933" w14:textId="77777777" w:rsidR="000D5264" w:rsidRPr="001018F7" w:rsidRDefault="000D5264" w:rsidP="00E05270">
      <w:pPr>
        <w:pStyle w:val="ListParagraph"/>
        <w:numPr>
          <w:ilvl w:val="0"/>
          <w:numId w:val="70"/>
        </w:numPr>
        <w:spacing w:line="360" w:lineRule="auto"/>
        <w:jc w:val="both"/>
        <w:rPr>
          <w:lang w:val="en-US"/>
        </w:rPr>
      </w:pPr>
      <w:r w:rsidRPr="001018F7">
        <w:rPr>
          <w:lang w:val="en-US"/>
        </w:rPr>
        <w:t>Khi đầy thanh Silk, sử dụng Heal để hồi lại một Mask HP – đây là cách duy nhất hồi HP trong combat mà không cần vật phẩm.</w:t>
      </w:r>
    </w:p>
    <w:p w14:paraId="176256F7" w14:textId="77777777" w:rsidR="000D5264" w:rsidRPr="000D5264" w:rsidRDefault="000D5264" w:rsidP="00E05270">
      <w:pPr>
        <w:spacing w:line="360" w:lineRule="auto"/>
        <w:ind w:left="360"/>
        <w:jc w:val="both"/>
        <w:rPr>
          <w:lang w:val="en-US"/>
        </w:rPr>
      </w:pPr>
      <w:r w:rsidRPr="000D5264">
        <w:rPr>
          <w:lang w:val="en-US"/>
        </w:rPr>
        <w:t xml:space="preserve"> </w:t>
      </w:r>
    </w:p>
    <w:p w14:paraId="7D85A9E5" w14:textId="77777777" w:rsidR="00195DF8" w:rsidRDefault="00195DF8" w:rsidP="00E05270">
      <w:pPr>
        <w:pStyle w:val="Caption"/>
        <w:rPr>
          <w:lang w:val="en-US"/>
        </w:rPr>
      </w:pPr>
      <w:r>
        <w:rPr>
          <w:noProof/>
        </w:rPr>
        <w:drawing>
          <wp:inline distT="0" distB="0" distL="0" distR="0" wp14:anchorId="2FD7015E" wp14:editId="665C48DD">
            <wp:extent cx="3810000" cy="1924050"/>
            <wp:effectExtent l="0" t="0" r="0" b="0"/>
            <wp:docPr id="144268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81235" name=""/>
                    <pic:cNvPicPr/>
                  </pic:nvPicPr>
                  <pic:blipFill>
                    <a:blip r:embed="rId52"/>
                    <a:stretch>
                      <a:fillRect/>
                    </a:stretch>
                  </pic:blipFill>
                  <pic:spPr>
                    <a:xfrm>
                      <a:off x="0" y="0"/>
                      <a:ext cx="3810000" cy="1924050"/>
                    </a:xfrm>
                    <a:prstGeom prst="rect">
                      <a:avLst/>
                    </a:prstGeom>
                  </pic:spPr>
                </pic:pic>
              </a:graphicData>
            </a:graphic>
          </wp:inline>
        </w:drawing>
      </w:r>
      <w:r>
        <w:rPr>
          <w:lang w:val="en-US"/>
        </w:rPr>
        <w:t>z</w:t>
      </w:r>
    </w:p>
    <w:p w14:paraId="7FEA426D" w14:textId="6E587DD7" w:rsidR="000D5264" w:rsidRPr="00BB5369" w:rsidRDefault="00BB5369" w:rsidP="00E05270">
      <w:pPr>
        <w:pStyle w:val="Caption"/>
      </w:pPr>
      <w:bookmarkStart w:id="343" w:name="_Toc229911250"/>
      <w:bookmarkStart w:id="344" w:name="_Toc230475858"/>
      <w:r>
        <w:t>Hình</w:t>
      </w:r>
      <w:r>
        <w:rPr>
          <w:lang w:val="en-US"/>
        </w:rPr>
        <w:t xml:space="preserve"> 4</w:t>
      </w:r>
      <w:r w:rsidR="00750E63">
        <w:t>.</w:t>
      </w:r>
      <w:r w:rsidR="00750E63">
        <w:fldChar w:fldCharType="begin"/>
      </w:r>
      <w:r w:rsidR="00750E63">
        <w:instrText xml:space="preserve"> SEQ Hình \* ARABIC \s 1 </w:instrText>
      </w:r>
      <w:r w:rsidR="00750E63">
        <w:fldChar w:fldCharType="separate"/>
      </w:r>
      <w:r w:rsidR="00750E63">
        <w:rPr>
          <w:noProof/>
        </w:rPr>
        <w:t>7</w:t>
      </w:r>
      <w:r w:rsidR="00750E63">
        <w:rPr>
          <w:noProof/>
        </w:rPr>
        <w:fldChar w:fldCharType="end"/>
      </w:r>
      <w:r w:rsidR="005A3ABE" w:rsidRPr="00BB5369">
        <w:rPr>
          <w:iCs/>
        </w:rPr>
        <w:t>:</w:t>
      </w:r>
      <w:r w:rsidR="000D5264" w:rsidRPr="00BB5369">
        <w:rPr>
          <w:iCs/>
        </w:rPr>
        <w:t xml:space="preserve"> Hệ thống Mask HP và thanh Silk</w:t>
      </w:r>
      <w:bookmarkEnd w:id="343"/>
      <w:bookmarkEnd w:id="344"/>
      <w:r w:rsidR="000D5264" w:rsidRPr="00BB5369">
        <w:rPr>
          <w:iCs/>
        </w:rPr>
        <w:t xml:space="preserve"> </w:t>
      </w:r>
    </w:p>
    <w:p w14:paraId="5903562B" w14:textId="00EE21D4" w:rsidR="000D5264" w:rsidRPr="00BB5369" w:rsidRDefault="000D5264" w:rsidP="00E05270">
      <w:pPr>
        <w:pStyle w:val="Heading3"/>
        <w:spacing w:line="360" w:lineRule="auto"/>
        <w:rPr>
          <w:lang w:val="vi-VN"/>
        </w:rPr>
      </w:pPr>
      <w:bookmarkStart w:id="345" w:name="_Toc230475823"/>
      <w:r w:rsidRPr="00BB5369">
        <w:rPr>
          <w:lang w:val="vi-VN"/>
        </w:rPr>
        <w:t>4.</w:t>
      </w:r>
      <w:r w:rsidR="001018F7" w:rsidRPr="00BB5369">
        <w:rPr>
          <w:lang w:val="vi-VN"/>
        </w:rPr>
        <w:t>8</w:t>
      </w:r>
      <w:r w:rsidRPr="00BB5369">
        <w:rPr>
          <w:lang w:val="vi-VN"/>
        </w:rPr>
        <w:t>.4. Hướng dẫn hệ thống Loot và công cụ</w:t>
      </w:r>
      <w:bookmarkEnd w:id="345"/>
    </w:p>
    <w:p w14:paraId="53ACB689" w14:textId="0CA5FD47" w:rsidR="000D5264" w:rsidRPr="000D5264" w:rsidRDefault="000D5264" w:rsidP="00E05270">
      <w:pPr>
        <w:spacing w:line="360" w:lineRule="auto"/>
        <w:ind w:firstLine="360"/>
        <w:jc w:val="both"/>
        <w:rPr>
          <w:lang w:val="en-US"/>
        </w:rPr>
      </w:pPr>
      <w:r w:rsidRPr="00BB5369">
        <w:t xml:space="preserve">Kẻ địch khi chết sẽ rơi ra các vật phẩm Loot. Người chơi di chuyển đến vị trí vật phẩm để tự động nhặt. </w:t>
      </w:r>
      <w:r w:rsidRPr="000D5264">
        <w:rPr>
          <w:lang w:val="en-US"/>
        </w:rPr>
        <w:t>Một số loại Loot phổ biến:</w:t>
      </w:r>
    </w:p>
    <w:p w14:paraId="23E393FE" w14:textId="77777777" w:rsidR="000D5264" w:rsidRPr="001018F7" w:rsidRDefault="000D5264" w:rsidP="00E05270">
      <w:pPr>
        <w:pStyle w:val="ListParagraph"/>
        <w:numPr>
          <w:ilvl w:val="0"/>
          <w:numId w:val="71"/>
        </w:numPr>
        <w:spacing w:line="360" w:lineRule="auto"/>
        <w:jc w:val="both"/>
        <w:rPr>
          <w:lang w:val="en-US"/>
        </w:rPr>
      </w:pPr>
      <w:r w:rsidRPr="001018F7">
        <w:rPr>
          <w:lang w:val="en-US"/>
        </w:rPr>
        <w:t>Lông chim (Feather – icon lá nâu): Tài nguyên cơ bản dùng để trao đổi với NPC hoặc mở khóa kỹ năng. Hiển thị số lượng trên HUD góc trên trái.</w:t>
      </w:r>
    </w:p>
    <w:p w14:paraId="6CB1322A" w14:textId="77777777" w:rsidR="000D5264" w:rsidRPr="001018F7" w:rsidRDefault="000D5264" w:rsidP="00E05270">
      <w:pPr>
        <w:pStyle w:val="ListParagraph"/>
        <w:numPr>
          <w:ilvl w:val="0"/>
          <w:numId w:val="71"/>
        </w:numPr>
        <w:spacing w:line="360" w:lineRule="auto"/>
        <w:jc w:val="both"/>
        <w:rPr>
          <w:lang w:val="en-US"/>
        </w:rPr>
      </w:pPr>
      <w:r w:rsidRPr="001018F7">
        <w:rPr>
          <w:lang w:val="en-US"/>
        </w:rPr>
        <w:t>Mũi tên (Arrow – icon mũi tên): Đạn dùng cho công cụ RedTool. Số lượng hiển thị cùng icon mũi tên trên HUD.</w:t>
      </w:r>
    </w:p>
    <w:p w14:paraId="64DE6C9E" w14:textId="77777777" w:rsidR="000D5264" w:rsidRPr="001018F7" w:rsidRDefault="000D5264" w:rsidP="00E05270">
      <w:pPr>
        <w:pStyle w:val="ListParagraph"/>
        <w:numPr>
          <w:ilvl w:val="0"/>
          <w:numId w:val="71"/>
        </w:numPr>
        <w:spacing w:line="360" w:lineRule="auto"/>
        <w:jc w:val="both"/>
        <w:rPr>
          <w:lang w:val="en-US"/>
        </w:rPr>
      </w:pPr>
      <w:r w:rsidRPr="001018F7">
        <w:rPr>
          <w:lang w:val="en-US"/>
        </w:rPr>
        <w:t>Vật phẩm hồi Silk: Tự động hồi một lượng Silk khi nhặt.</w:t>
      </w:r>
    </w:p>
    <w:p w14:paraId="61CEF54B" w14:textId="2ED2C339" w:rsidR="000D5264" w:rsidRPr="001018F7" w:rsidRDefault="000D5264" w:rsidP="00E05270">
      <w:pPr>
        <w:pStyle w:val="ListParagraph"/>
        <w:numPr>
          <w:ilvl w:val="0"/>
          <w:numId w:val="71"/>
        </w:numPr>
        <w:spacing w:line="360" w:lineRule="auto"/>
        <w:jc w:val="both"/>
        <w:rPr>
          <w:lang w:val="en-US"/>
        </w:rPr>
      </w:pPr>
      <w:r w:rsidRPr="001018F7">
        <w:rPr>
          <w:lang w:val="en-US"/>
        </w:rPr>
        <w:t>Talisman (Bùa hộ mệnh): Vật phẩm đặc biệt rơi từ Boss, cung cấp buff thụ động khi trang bị.</w:t>
      </w:r>
    </w:p>
    <w:p w14:paraId="5BA528DE" w14:textId="77777777" w:rsidR="000D5264" w:rsidRPr="000D5264" w:rsidRDefault="000D5264" w:rsidP="00E05270">
      <w:pPr>
        <w:spacing w:line="360" w:lineRule="auto"/>
        <w:ind w:firstLine="360"/>
        <w:jc w:val="both"/>
        <w:rPr>
          <w:lang w:val="en-US"/>
        </w:rPr>
      </w:pPr>
      <w:r w:rsidRPr="000D5264">
        <w:rPr>
          <w:b/>
          <w:bCs/>
          <w:lang w:val="en-US"/>
        </w:rPr>
        <w:t>Hệ thống công cụ (Tool):</w:t>
      </w:r>
    </w:p>
    <w:p w14:paraId="11435BA9" w14:textId="772D8EB6" w:rsidR="000D5264" w:rsidRPr="000D5264" w:rsidRDefault="000D5264" w:rsidP="00E05270">
      <w:pPr>
        <w:spacing w:line="360" w:lineRule="auto"/>
        <w:ind w:firstLine="360"/>
        <w:jc w:val="both"/>
        <w:rPr>
          <w:lang w:val="en-US"/>
        </w:rPr>
      </w:pPr>
      <w:r w:rsidRPr="000D5264">
        <w:rPr>
          <w:lang w:val="en-US"/>
        </w:rPr>
        <w:lastRenderedPageBreak/>
        <w:t>Nhân vật Tenroh có thể trang bị và sử dụng 3 loại công cụ: RedTool (công cụ đỏ – tấn công tầm xa bằng đạn), BlueTool và YellowTool. Nhấn nút UseRedTool để sử dụng công cụ đang trang bị. Nút SwapToolRight/Left để chuyển đổi giữa các công cụ.</w:t>
      </w:r>
    </w:p>
    <w:p w14:paraId="60201173" w14:textId="15B3F5D6" w:rsidR="000D5264" w:rsidRPr="000D5264" w:rsidRDefault="000D5264" w:rsidP="00E05270">
      <w:pPr>
        <w:pStyle w:val="Heading3"/>
        <w:spacing w:line="360" w:lineRule="auto"/>
      </w:pPr>
      <w:bookmarkStart w:id="346" w:name="_Toc230475824"/>
      <w:r w:rsidRPr="000D5264">
        <w:t>4.</w:t>
      </w:r>
      <w:r w:rsidR="001F4AA8">
        <w:t>8</w:t>
      </w:r>
      <w:r w:rsidRPr="000D5264">
        <w:t>.5. Hướng dẫn hệ thống RestChair và lưu game</w:t>
      </w:r>
      <w:bookmarkEnd w:id="346"/>
    </w:p>
    <w:p w14:paraId="4151F46A" w14:textId="4C3DFB1A" w:rsidR="000D5264" w:rsidRPr="000D5264" w:rsidRDefault="000D5264" w:rsidP="00E05270">
      <w:pPr>
        <w:spacing w:line="360" w:lineRule="auto"/>
        <w:ind w:firstLine="360"/>
        <w:jc w:val="both"/>
        <w:rPr>
          <w:lang w:val="en-US"/>
        </w:rPr>
      </w:pPr>
      <w:r w:rsidRPr="000D5264">
        <w:rPr>
          <w:lang w:val="en-US"/>
        </w:rPr>
        <w:t>RestChair (Ghế nghỉ) là điểm lưu game và điểm hồi sinh của nhân vật khi chết. Khi tìm thấy RestChair, người chơi nên ngồi nghỉ để:</w:t>
      </w:r>
    </w:p>
    <w:p w14:paraId="001A64FF" w14:textId="77777777" w:rsidR="000D5264" w:rsidRPr="001F4AA8" w:rsidRDefault="000D5264" w:rsidP="00E05270">
      <w:pPr>
        <w:pStyle w:val="ListParagraph"/>
        <w:numPr>
          <w:ilvl w:val="0"/>
          <w:numId w:val="72"/>
        </w:numPr>
        <w:spacing w:line="360" w:lineRule="auto"/>
        <w:jc w:val="both"/>
        <w:rPr>
          <w:lang w:val="en-US"/>
        </w:rPr>
      </w:pPr>
      <w:r w:rsidRPr="001F4AA8">
        <w:rPr>
          <w:lang w:val="en-US"/>
        </w:rPr>
        <w:t>Lưu tiến trình game: Toàn bộ dữ liệu (vị trí, HP, Silk, inventory, kẻ địch đã tiêu diệt) được lưu vĩnh viễn vào thiết bị.</w:t>
      </w:r>
    </w:p>
    <w:p w14:paraId="0FA13FFD" w14:textId="77777777" w:rsidR="000D5264" w:rsidRPr="001F4AA8" w:rsidRDefault="000D5264" w:rsidP="00E05270">
      <w:pPr>
        <w:pStyle w:val="ListParagraph"/>
        <w:numPr>
          <w:ilvl w:val="0"/>
          <w:numId w:val="72"/>
        </w:numPr>
        <w:spacing w:line="360" w:lineRule="auto"/>
        <w:jc w:val="both"/>
        <w:rPr>
          <w:lang w:val="en-US"/>
        </w:rPr>
      </w:pPr>
      <w:r w:rsidRPr="001F4AA8">
        <w:rPr>
          <w:lang w:val="en-US"/>
        </w:rPr>
        <w:t>Đặt điểm hồi sinh: Nếu nhân vật chết, sẽ hồi sinh tại RestChair cuối cùng đã ngồi với đầy đủ HP.</w:t>
      </w:r>
    </w:p>
    <w:p w14:paraId="53CD2047" w14:textId="7F8123D6" w:rsidR="000D5264" w:rsidRPr="001F4AA8" w:rsidRDefault="000D5264" w:rsidP="00E05270">
      <w:pPr>
        <w:pStyle w:val="ListParagraph"/>
        <w:numPr>
          <w:ilvl w:val="0"/>
          <w:numId w:val="72"/>
        </w:numPr>
        <w:spacing w:line="360" w:lineRule="auto"/>
        <w:jc w:val="both"/>
        <w:rPr>
          <w:lang w:val="en-US"/>
        </w:rPr>
      </w:pPr>
      <w:r w:rsidRPr="001F4AA8">
        <w:rPr>
          <w:lang w:val="en-US"/>
        </w:rPr>
        <w:t>Nạp lại công cụ: Toàn bộ charge của RedTool được nạp đầy.</w:t>
      </w:r>
    </w:p>
    <w:p w14:paraId="7F5C1E74" w14:textId="77777777" w:rsidR="000D5264" w:rsidRPr="000D5264" w:rsidRDefault="000D5264" w:rsidP="00E05270">
      <w:pPr>
        <w:spacing w:line="360" w:lineRule="auto"/>
        <w:ind w:firstLine="360"/>
        <w:jc w:val="both"/>
        <w:rPr>
          <w:lang w:val="en-US"/>
        </w:rPr>
      </w:pPr>
      <w:r w:rsidRPr="000D5264">
        <w:rPr>
          <w:lang w:val="en-US"/>
        </w:rPr>
        <w:t>Lưu ý quan trọng: Kẻ địch đã tiêu diệt sẽ không hồi sinh khi người chơi chết và respawn. Điều này có nghĩa là người chơi không cần lo lắng về việc phải chiến đấu lại với toàn bộ kẻ địch sau mỗi lần chết – chỉ cần cẩn thận hơn với kẻ địch vẫn còn sống trên đường về RestChair.</w:t>
      </w:r>
    </w:p>
    <w:p w14:paraId="0C09401B" w14:textId="77777777" w:rsidR="000D5264" w:rsidRPr="000D5264" w:rsidRDefault="000D5264" w:rsidP="00E05270">
      <w:pPr>
        <w:spacing w:line="360" w:lineRule="auto"/>
        <w:ind w:left="360"/>
        <w:jc w:val="both"/>
        <w:rPr>
          <w:lang w:val="en-US"/>
        </w:rPr>
      </w:pPr>
      <w:r w:rsidRPr="000D5264">
        <w:rPr>
          <w:lang w:val="en-US"/>
        </w:rPr>
        <w:t xml:space="preserve"> </w:t>
      </w:r>
    </w:p>
    <w:p w14:paraId="7E3C934D" w14:textId="3C9F7479" w:rsidR="00BB5369" w:rsidRDefault="00402939" w:rsidP="00E05270">
      <w:pPr>
        <w:spacing w:line="360" w:lineRule="auto"/>
        <w:ind w:left="360"/>
        <w:jc w:val="both"/>
        <w:rPr>
          <w:i/>
          <w:iCs/>
          <w:lang w:val="en-US"/>
        </w:rPr>
      </w:pPr>
      <w:r>
        <w:rPr>
          <w:noProof/>
        </w:rPr>
        <w:drawing>
          <wp:inline distT="0" distB="0" distL="0" distR="0" wp14:anchorId="4C441B26" wp14:editId="5F443C21">
            <wp:extent cx="5760085" cy="3237230"/>
            <wp:effectExtent l="0" t="0" r="0" b="1270"/>
            <wp:docPr id="92468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85330" name=""/>
                    <pic:cNvPicPr/>
                  </pic:nvPicPr>
                  <pic:blipFill>
                    <a:blip r:embed="rId53"/>
                    <a:stretch>
                      <a:fillRect/>
                    </a:stretch>
                  </pic:blipFill>
                  <pic:spPr>
                    <a:xfrm>
                      <a:off x="0" y="0"/>
                      <a:ext cx="5760085" cy="3237230"/>
                    </a:xfrm>
                    <a:prstGeom prst="rect">
                      <a:avLst/>
                    </a:prstGeom>
                  </pic:spPr>
                </pic:pic>
              </a:graphicData>
            </a:graphic>
          </wp:inline>
        </w:drawing>
      </w:r>
    </w:p>
    <w:p w14:paraId="72F0B1DD" w14:textId="315BE254" w:rsidR="000D5264" w:rsidRPr="000D5264" w:rsidRDefault="00BB5369" w:rsidP="00E05270">
      <w:pPr>
        <w:pStyle w:val="Caption"/>
        <w:rPr>
          <w:lang w:val="en-US"/>
        </w:rPr>
      </w:pPr>
      <w:bookmarkStart w:id="347" w:name="_Toc230475859"/>
      <w:r>
        <w:t>Hình</w:t>
      </w:r>
      <w:r>
        <w:rPr>
          <w:lang w:val="en-US"/>
        </w:rPr>
        <w:t xml:space="preserve"> 4</w:t>
      </w:r>
      <w:r w:rsidR="00750E63">
        <w:t>.</w:t>
      </w:r>
      <w:r w:rsidR="00750E63">
        <w:fldChar w:fldCharType="begin"/>
      </w:r>
      <w:r w:rsidR="00750E63">
        <w:instrText xml:space="preserve"> SEQ Hình \* ARABIC \s 1 </w:instrText>
      </w:r>
      <w:r w:rsidR="00750E63">
        <w:fldChar w:fldCharType="separate"/>
      </w:r>
      <w:r w:rsidR="00750E63">
        <w:rPr>
          <w:noProof/>
        </w:rPr>
        <w:t>8</w:t>
      </w:r>
      <w:r w:rsidR="00750E63">
        <w:rPr>
          <w:noProof/>
        </w:rPr>
        <w:fldChar w:fldCharType="end"/>
      </w:r>
      <w:r w:rsidR="00896E9B">
        <w:rPr>
          <w:iCs/>
          <w:lang w:val="en-US"/>
        </w:rPr>
        <w:t>:</w:t>
      </w:r>
      <w:r w:rsidR="000D5264" w:rsidRPr="000D5264">
        <w:rPr>
          <w:iCs/>
          <w:lang w:val="en-US"/>
        </w:rPr>
        <w:t xml:space="preserve"> RestChair và màn hình lưu game</w:t>
      </w:r>
      <w:bookmarkEnd w:id="347"/>
    </w:p>
    <w:p w14:paraId="16E458E8" w14:textId="39B6B015" w:rsidR="000D5264" w:rsidRPr="000D5264" w:rsidRDefault="000D5264" w:rsidP="00E05270">
      <w:pPr>
        <w:pStyle w:val="Heading3"/>
        <w:spacing w:line="360" w:lineRule="auto"/>
      </w:pPr>
      <w:bookmarkStart w:id="348" w:name="_Toc230475825"/>
      <w:r w:rsidRPr="000D5264">
        <w:lastRenderedPageBreak/>
        <w:t>4.</w:t>
      </w:r>
      <w:r w:rsidR="001F4AA8">
        <w:t>8</w:t>
      </w:r>
      <w:r w:rsidRPr="000D5264">
        <w:t>.6. Lời khuyên cho người mới bắt đầu</w:t>
      </w:r>
      <w:bookmarkEnd w:id="348"/>
    </w:p>
    <w:p w14:paraId="41978601" w14:textId="767869E9" w:rsidR="000D5264" w:rsidRPr="000D5264" w:rsidRDefault="000D5264" w:rsidP="00E05270">
      <w:pPr>
        <w:spacing w:line="360" w:lineRule="auto"/>
        <w:ind w:firstLine="360"/>
        <w:jc w:val="both"/>
        <w:rPr>
          <w:lang w:val="en-US"/>
        </w:rPr>
      </w:pPr>
      <w:r w:rsidRPr="000D5264">
        <w:rPr>
          <w:lang w:val="en-US"/>
        </w:rPr>
        <w:t>Một số gợi ý giúp người chơi lần đầu làm quen với game nhanh hơn:</w:t>
      </w:r>
    </w:p>
    <w:p w14:paraId="6CFCB4A5" w14:textId="77777777" w:rsidR="000D5264" w:rsidRPr="001F4AA8" w:rsidRDefault="000D5264" w:rsidP="00E05270">
      <w:pPr>
        <w:pStyle w:val="ListParagraph"/>
        <w:numPr>
          <w:ilvl w:val="0"/>
          <w:numId w:val="73"/>
        </w:numPr>
        <w:spacing w:line="360" w:lineRule="auto"/>
        <w:jc w:val="both"/>
        <w:rPr>
          <w:lang w:val="en-US"/>
        </w:rPr>
      </w:pPr>
      <w:r w:rsidRPr="001F4AA8">
        <w:rPr>
          <w:lang w:val="en-US"/>
        </w:rPr>
        <w:t>Học Parry sớm: Kỹ năng đỡ đòn (Parry) là một trong những cơ chế mạnh nhất trong game. Luyện tập Parry với các kẻ địch yếu ở đầu game trước khi gặp Boss.</w:t>
      </w:r>
    </w:p>
    <w:p w14:paraId="35AB0771" w14:textId="77777777" w:rsidR="000D5264" w:rsidRPr="001F4AA8" w:rsidRDefault="000D5264" w:rsidP="00E05270">
      <w:pPr>
        <w:pStyle w:val="ListParagraph"/>
        <w:numPr>
          <w:ilvl w:val="0"/>
          <w:numId w:val="73"/>
        </w:numPr>
        <w:spacing w:line="360" w:lineRule="auto"/>
        <w:jc w:val="both"/>
        <w:rPr>
          <w:lang w:val="en-US"/>
        </w:rPr>
      </w:pPr>
      <w:r w:rsidRPr="001F4AA8">
        <w:rPr>
          <w:lang w:val="en-US"/>
        </w:rPr>
        <w:t>Quản lý Silk: Không nên dùng Silk Heal quá sớm. Hãy chờ đến khi HP còn 1–2 Mask mới dùng để tối đa hóa hiệu quả.</w:t>
      </w:r>
    </w:p>
    <w:p w14:paraId="7D494A4C" w14:textId="77777777" w:rsidR="000D5264" w:rsidRPr="001F4AA8" w:rsidRDefault="000D5264" w:rsidP="00E05270">
      <w:pPr>
        <w:pStyle w:val="ListParagraph"/>
        <w:numPr>
          <w:ilvl w:val="0"/>
          <w:numId w:val="73"/>
        </w:numPr>
        <w:spacing w:line="360" w:lineRule="auto"/>
        <w:jc w:val="both"/>
        <w:rPr>
          <w:lang w:val="en-US"/>
        </w:rPr>
      </w:pPr>
      <w:r w:rsidRPr="001F4AA8">
        <w:rPr>
          <w:lang w:val="en-US"/>
        </w:rPr>
        <w:t>Khám phá kỹ từng phòng: Nhiều vật phẩm và Loot ẩn ở các góc khuất, nền tảng phía trên hoặc bên dưới bản đồ. Đừng vội vã tiến về phía trước.</w:t>
      </w:r>
    </w:p>
    <w:p w14:paraId="7FB4340D" w14:textId="77777777" w:rsidR="000D5264" w:rsidRPr="001F4AA8" w:rsidRDefault="000D5264" w:rsidP="00E05270">
      <w:pPr>
        <w:pStyle w:val="ListParagraph"/>
        <w:numPr>
          <w:ilvl w:val="0"/>
          <w:numId w:val="73"/>
        </w:numPr>
        <w:spacing w:line="360" w:lineRule="auto"/>
        <w:jc w:val="both"/>
        <w:rPr>
          <w:lang w:val="en-US"/>
        </w:rPr>
      </w:pPr>
      <w:r w:rsidRPr="001F4AA8">
        <w:rPr>
          <w:lang w:val="en-US"/>
        </w:rPr>
        <w:t>Ngồi RestChair thường xuyên: Mỗi khi tìm thấy ghế nghỉ, hãy ngồi để lưu game dù HP vẫn đầy. Mất dữ liệu do không lưu là điều đáng tiếc nhất.</w:t>
      </w:r>
    </w:p>
    <w:p w14:paraId="3F3DCD09" w14:textId="77777777" w:rsidR="000D5264" w:rsidRPr="001F4AA8" w:rsidRDefault="000D5264" w:rsidP="00E05270">
      <w:pPr>
        <w:pStyle w:val="ListParagraph"/>
        <w:numPr>
          <w:ilvl w:val="0"/>
          <w:numId w:val="73"/>
        </w:numPr>
        <w:spacing w:line="360" w:lineRule="auto"/>
        <w:jc w:val="both"/>
        <w:rPr>
          <w:lang w:val="en-US"/>
        </w:rPr>
      </w:pPr>
      <w:r w:rsidRPr="001F4AA8">
        <w:rPr>
          <w:lang w:val="en-US"/>
        </w:rPr>
        <w:t>Pogo Attack với Boss: Đòn Pogo Attack (đâm xuống) rất hiệu quả với Boss. Thực hiện đúng thời điểm giúp nhân vật thoát khỏi vùng nguy hiểm nhanh chóng.</w:t>
      </w:r>
    </w:p>
    <w:p w14:paraId="40EFA4EA" w14:textId="77777777" w:rsidR="000D5264" w:rsidRPr="001F4AA8" w:rsidRDefault="000D5264" w:rsidP="00E05270">
      <w:pPr>
        <w:pStyle w:val="ListParagraph"/>
        <w:numPr>
          <w:ilvl w:val="0"/>
          <w:numId w:val="73"/>
        </w:numPr>
        <w:spacing w:line="360" w:lineRule="auto"/>
        <w:jc w:val="both"/>
        <w:rPr>
          <w:lang w:val="en-US"/>
        </w:rPr>
      </w:pPr>
      <w:r w:rsidRPr="001F4AA8">
        <w:rPr>
          <w:lang w:val="en-US"/>
        </w:rPr>
        <w:t>Dash để né đạn: Khi LapisLazer hoặc TwistedDipsa bắn đạn, Dash vào đúng lúc để vượt qua đạn mà không bị trúng.</w:t>
      </w:r>
    </w:p>
    <w:p w14:paraId="44968C42" w14:textId="77777777" w:rsidR="000D5264" w:rsidRPr="000D5264" w:rsidRDefault="000D5264" w:rsidP="00E05270">
      <w:pPr>
        <w:spacing w:line="360" w:lineRule="auto"/>
        <w:ind w:left="360"/>
        <w:jc w:val="both"/>
        <w:rPr>
          <w:lang w:val="en-US"/>
        </w:rPr>
      </w:pPr>
      <w:r w:rsidRPr="000D5264">
        <w:rPr>
          <w:lang w:val="en-US"/>
        </w:rPr>
        <w:t xml:space="preserve"> </w:t>
      </w:r>
    </w:p>
    <w:p w14:paraId="207829AE" w14:textId="77777777" w:rsidR="00347DB7" w:rsidRDefault="00347DB7" w:rsidP="00E05270">
      <w:pPr>
        <w:spacing w:line="360" w:lineRule="auto"/>
        <w:jc w:val="center"/>
        <w:rPr>
          <w:i/>
          <w:iCs/>
          <w:lang w:val="en-US"/>
        </w:rPr>
      </w:pPr>
      <w:r>
        <w:rPr>
          <w:noProof/>
        </w:rPr>
        <w:drawing>
          <wp:inline distT="0" distB="0" distL="0" distR="0" wp14:anchorId="21C8EBEB" wp14:editId="340F529D">
            <wp:extent cx="3619500" cy="2352675"/>
            <wp:effectExtent l="0" t="0" r="0" b="9525"/>
            <wp:docPr id="41367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3679" name=""/>
                    <pic:cNvPicPr/>
                  </pic:nvPicPr>
                  <pic:blipFill>
                    <a:blip r:embed="rId54"/>
                    <a:stretch>
                      <a:fillRect/>
                    </a:stretch>
                  </pic:blipFill>
                  <pic:spPr>
                    <a:xfrm>
                      <a:off x="0" y="0"/>
                      <a:ext cx="3619500" cy="2352675"/>
                    </a:xfrm>
                    <a:prstGeom prst="rect">
                      <a:avLst/>
                    </a:prstGeom>
                  </pic:spPr>
                </pic:pic>
              </a:graphicData>
            </a:graphic>
          </wp:inline>
        </w:drawing>
      </w:r>
    </w:p>
    <w:p w14:paraId="47C764AE" w14:textId="03572193" w:rsidR="001F4AA8" w:rsidRDefault="00750E63" w:rsidP="00E05270">
      <w:pPr>
        <w:pStyle w:val="Caption"/>
        <w:rPr>
          <w:lang w:val="en-US"/>
        </w:rPr>
      </w:pPr>
      <w:bookmarkStart w:id="349" w:name="_Toc230475860"/>
      <w:r>
        <w:t>Hình</w:t>
      </w:r>
      <w:r>
        <w:rPr>
          <w:lang w:val="en-US"/>
        </w:rPr>
        <w:t xml:space="preserve"> 4</w:t>
      </w:r>
      <w:r>
        <w:t>.</w:t>
      </w:r>
      <w:r>
        <w:fldChar w:fldCharType="begin"/>
      </w:r>
      <w:r>
        <w:instrText xml:space="preserve"> SEQ Hình \* ARABIC \s 1 </w:instrText>
      </w:r>
      <w:r>
        <w:fldChar w:fldCharType="separate"/>
      </w:r>
      <w:r>
        <w:rPr>
          <w:noProof/>
        </w:rPr>
        <w:t>9</w:t>
      </w:r>
      <w:r>
        <w:rPr>
          <w:noProof/>
        </w:rPr>
        <w:fldChar w:fldCharType="end"/>
      </w:r>
      <w:r w:rsidR="00896E9B">
        <w:rPr>
          <w:lang w:val="en-US"/>
        </w:rPr>
        <w:t>:</w:t>
      </w:r>
      <w:r w:rsidR="000D5264" w:rsidRPr="000D5264">
        <w:rPr>
          <w:lang w:val="en-US"/>
        </w:rPr>
        <w:t xml:space="preserve"> Ví dụ chiến đấu với kẻ địch – sử dụng Parry</w:t>
      </w:r>
      <w:bookmarkEnd w:id="349"/>
      <w:r w:rsidR="000D5264" w:rsidRPr="000D5264">
        <w:rPr>
          <w:lang w:val="en-US"/>
        </w:rPr>
        <w:t xml:space="preserve"> </w:t>
      </w:r>
      <w:r w:rsidR="001F4AA8">
        <w:rPr>
          <w:lang w:val="en-US"/>
        </w:rPr>
        <w:br w:type="page"/>
      </w:r>
    </w:p>
    <w:p w14:paraId="5AF7D814" w14:textId="77777777" w:rsidR="000D5264" w:rsidRPr="000D5264" w:rsidRDefault="000D5264" w:rsidP="00E05270">
      <w:pPr>
        <w:spacing w:line="360" w:lineRule="auto"/>
        <w:ind w:left="360"/>
        <w:jc w:val="both"/>
        <w:rPr>
          <w:lang w:val="en-US"/>
        </w:rPr>
      </w:pPr>
    </w:p>
    <w:p w14:paraId="4BAD71E9" w14:textId="77777777" w:rsidR="000D5264" w:rsidRPr="000D5264" w:rsidRDefault="000D5264" w:rsidP="00E05270">
      <w:pPr>
        <w:pStyle w:val="Heading1"/>
      </w:pPr>
      <w:bookmarkStart w:id="350" w:name="_Toc230475826"/>
      <w:r w:rsidRPr="000D5264">
        <w:t>KẾT LUẬN VÀ HƯỚNG PHÁT TRIỂN</w:t>
      </w:r>
      <w:bookmarkEnd w:id="350"/>
    </w:p>
    <w:p w14:paraId="57F7D05C" w14:textId="77777777" w:rsidR="000D5264" w:rsidRPr="00043965" w:rsidRDefault="000D5264" w:rsidP="00E05270">
      <w:pPr>
        <w:spacing w:line="360" w:lineRule="auto"/>
        <w:jc w:val="both"/>
        <w:rPr>
          <w:b/>
          <w:bCs/>
        </w:rPr>
      </w:pPr>
      <w:r w:rsidRPr="00043965">
        <w:rPr>
          <w:b/>
          <w:bCs/>
        </w:rPr>
        <w:t>1. Kết luận</w:t>
      </w:r>
    </w:p>
    <w:p w14:paraId="590135A8" w14:textId="77777777" w:rsidR="000D5264" w:rsidRPr="00043965" w:rsidRDefault="000D5264" w:rsidP="00E05270">
      <w:pPr>
        <w:spacing w:line="360" w:lineRule="auto"/>
        <w:ind w:firstLine="720"/>
        <w:jc w:val="both"/>
      </w:pPr>
      <w:r w:rsidRPr="00043965">
        <w:t>Đồ án tốt nghiệp "Xây dựng game Platformer 2D" đã được hoàn thành với sản phẩm là một game hành động phiêu lưu 2D chạy trên nền tảng Android, được phát triển bằng Unity Engine và ngôn ngữ lập trình C#. Sau quá trình thực hiện, đồ án đã đạt được các mục tiêu đề ra ban đầu và hoàn thành đầy đủ các yêu cầu theo PI của đề cương.</w:t>
      </w:r>
    </w:p>
    <w:p w14:paraId="71687FFA" w14:textId="77777777" w:rsidR="000D5264" w:rsidRPr="00043965" w:rsidRDefault="000D5264" w:rsidP="00E05270">
      <w:pPr>
        <w:spacing w:line="360" w:lineRule="auto"/>
        <w:ind w:firstLine="720"/>
        <w:jc w:val="both"/>
      </w:pPr>
      <w:r w:rsidRPr="00043965">
        <w:t>Về mặt lý thuyết, đồ án đã hệ thống hóa được các kiến thức nền tảng quan trọng trong phát triển game 2D hiện đại, bao gồm vòng lặp game, hệ thống vật lý và va chạm, cơ chế hoạt ảnh, trí tuệ nhân tạo cho kẻ địch và các đặc thù kỹ thuật khi phát triển game trên nền tảng Android. Đặc biệt, việc nghiên cứu và tích hợp thuật toán tìm đường A* thông qua plugin A* Pathfinding Project đã giúp hệ thống AI của game đạt mức độ thực tế và linh hoạt hơn nhiều so với các phương pháp AI đơn giản thông thường.</w:t>
      </w:r>
    </w:p>
    <w:p w14:paraId="0C6FFB0B" w14:textId="594188AB" w:rsidR="000D5264" w:rsidRPr="00043965" w:rsidRDefault="000D5264" w:rsidP="00E05270">
      <w:pPr>
        <w:spacing w:line="360" w:lineRule="auto"/>
        <w:ind w:firstLine="360"/>
        <w:jc w:val="both"/>
      </w:pPr>
      <w:r w:rsidRPr="00043965">
        <w:t>Về mặt thực tiễn, đồ án đã triển khai thành công một game hoàn chỉnh với các tính năng nổi bật sau:</w:t>
      </w:r>
    </w:p>
    <w:p w14:paraId="3EFE7EE2" w14:textId="77777777" w:rsidR="000D5264" w:rsidRPr="00043965" w:rsidRDefault="000D5264" w:rsidP="00E05270">
      <w:pPr>
        <w:pStyle w:val="ListParagraph"/>
        <w:numPr>
          <w:ilvl w:val="0"/>
          <w:numId w:val="74"/>
        </w:numPr>
        <w:spacing w:line="360" w:lineRule="auto"/>
        <w:jc w:val="both"/>
      </w:pPr>
      <w:r w:rsidRPr="00043965">
        <w:t>Hệ thống nhân vật Tenroh phong phú với 5 kiểu tấn công (tấn công thường, tấn công lên, Pogo Attack, Dash Attack, Parry Riposte), cơ chế Coyote Time hỗ trợ nhảy tự nhiên, hệ thống Silk cho phép sử dụng 3 kỹ năng đặc biệt (Gossamer, Silk Burst, Heal) và Lifeblood HP tạo thêm lớp bảo vệ độc đáo.</w:t>
      </w:r>
    </w:p>
    <w:p w14:paraId="44566C2F" w14:textId="78863158" w:rsidR="000D5264" w:rsidRPr="00043965" w:rsidRDefault="000D5264" w:rsidP="00E05270">
      <w:pPr>
        <w:pStyle w:val="ListParagraph"/>
        <w:numPr>
          <w:ilvl w:val="0"/>
          <w:numId w:val="74"/>
        </w:numPr>
        <w:spacing w:line="360" w:lineRule="auto"/>
        <w:jc w:val="both"/>
      </w:pPr>
      <w:r w:rsidRPr="00043965">
        <w:t xml:space="preserve">Hệ thống kẻ địch đa dạng với </w:t>
      </w:r>
      <w:r w:rsidR="00CA303E" w:rsidRPr="00CA303E">
        <w:t>5</w:t>
      </w:r>
      <w:r w:rsidRPr="00043965">
        <w:t xml:space="preserve"> loại kẻ địch thường ( Crabber, Crawling, Dipsa, LapisLazer, TwistedDipsa) và </w:t>
      </w:r>
      <w:r w:rsidR="00DA24BA" w:rsidRPr="00DA24BA">
        <w:t>2</w:t>
      </w:r>
      <w:r w:rsidRPr="00043965">
        <w:t xml:space="preserve"> Boss đặc biệt (BossBatter, GreatCrawler), mỗi loại có hành vi AI và phong cách chiến đấu riêng biệt.</w:t>
      </w:r>
    </w:p>
    <w:p w14:paraId="428116DF" w14:textId="77777777" w:rsidR="000D5264" w:rsidRPr="00043965" w:rsidRDefault="000D5264" w:rsidP="00E05270">
      <w:pPr>
        <w:pStyle w:val="ListParagraph"/>
        <w:numPr>
          <w:ilvl w:val="0"/>
          <w:numId w:val="74"/>
        </w:numPr>
        <w:spacing w:line="360" w:lineRule="auto"/>
        <w:jc w:val="both"/>
      </w:pPr>
      <w:r w:rsidRPr="00043965">
        <w:t>Kiến trúc Additive Scene Loading tiên tiến với 4 scene quản lý (GameMaster, BGMLoader, A_star, LevelLoader) tồn tại xuyên suốt phiên chơi, cho phép chuyển phòng mượt mà mà không mất dữ liệu hay gián đoạn âm thanh.</w:t>
      </w:r>
    </w:p>
    <w:p w14:paraId="6D575402" w14:textId="77777777" w:rsidR="000D5264" w:rsidRPr="00043965" w:rsidRDefault="000D5264" w:rsidP="00E05270">
      <w:pPr>
        <w:pStyle w:val="ListParagraph"/>
        <w:numPr>
          <w:ilvl w:val="0"/>
          <w:numId w:val="74"/>
        </w:numPr>
        <w:spacing w:line="360" w:lineRule="auto"/>
        <w:jc w:val="both"/>
      </w:pPr>
      <w:r w:rsidRPr="00043965">
        <w:t>Bản đồ Room-Based phong phú với 2 khu vực chính (DirtCaveArea 15+ phòng, MossyCaveArea) được thiết kế tăng dần độ khó theo nguyên tắc "dạy trước khi thử thách".</w:t>
      </w:r>
    </w:p>
    <w:p w14:paraId="4A3EB940" w14:textId="77777777" w:rsidR="000D5264" w:rsidRPr="00043965" w:rsidRDefault="000D5264" w:rsidP="00E05270">
      <w:pPr>
        <w:pStyle w:val="ListParagraph"/>
        <w:numPr>
          <w:ilvl w:val="0"/>
          <w:numId w:val="74"/>
        </w:numPr>
        <w:spacing w:line="360" w:lineRule="auto"/>
        <w:jc w:val="both"/>
      </w:pPr>
      <w:r w:rsidRPr="00043965">
        <w:t>Hệ thống lưu game RestChair đầy đủ chức năng: lưu vĩnh viễn PlayerData và WorldData, đặt điểm respawn, nạp lại công cụ, tích hợp với hệ thống Loot và Inventory.</w:t>
      </w:r>
    </w:p>
    <w:p w14:paraId="6355B513" w14:textId="77777777" w:rsidR="000D5264" w:rsidRPr="00043965" w:rsidRDefault="000D5264" w:rsidP="00E05270">
      <w:pPr>
        <w:pStyle w:val="ListParagraph"/>
        <w:numPr>
          <w:ilvl w:val="0"/>
          <w:numId w:val="74"/>
        </w:numPr>
        <w:spacing w:line="360" w:lineRule="auto"/>
        <w:jc w:val="both"/>
      </w:pPr>
      <w:r w:rsidRPr="00043965">
        <w:lastRenderedPageBreak/>
        <w:t>Điều khiển cảm ứng Android 8 nút được thiết kế ergonomic, tích hợp qua Unity New Input System (InputMaster) hỗ trợ đa nền tảng không cần thay đổi code.</w:t>
      </w:r>
    </w:p>
    <w:p w14:paraId="6A107829" w14:textId="77777777" w:rsidR="000D5264" w:rsidRPr="00043965" w:rsidRDefault="000D5264" w:rsidP="00E05270">
      <w:pPr>
        <w:pStyle w:val="ListParagraph"/>
        <w:numPr>
          <w:ilvl w:val="0"/>
          <w:numId w:val="74"/>
        </w:numPr>
        <w:spacing w:line="360" w:lineRule="auto"/>
        <w:jc w:val="both"/>
      </w:pPr>
      <w:r w:rsidRPr="00043965">
        <w:t>Toàn bộ 20 test case kiểm thử chức năng đều đạt, game duy trì trên 30 FPS trên thiết bị Android tầm trung, file APK khoảng 85–100 MB.</w:t>
      </w:r>
    </w:p>
    <w:p w14:paraId="3D2F1A9A" w14:textId="77777777" w:rsidR="000D5264" w:rsidRPr="00043965" w:rsidRDefault="000D5264" w:rsidP="00E05270">
      <w:pPr>
        <w:spacing w:line="360" w:lineRule="auto"/>
        <w:ind w:firstLine="360"/>
        <w:jc w:val="both"/>
      </w:pPr>
      <w:r w:rsidRPr="00043965">
        <w:t>Quá trình thực hiện đồ án cũng giúp tác giả tích lũy được nhiều kinh nghiệm thực tiễn quý báu: từ việc tổ chức cấu trúc project Unity khoa học, áp dụng các design pattern (Singleton, Observer, State Machine, Inheritance) vào phát triển game, đến việc tối ưu hóa hiệu năng cho thiết bị di động và xử lý các vấn đề thực tế phát sinh trong quá trình kiểm thử. Những kiến thức và kinh nghiệm này là nền tảng vững chắc cho sự phát triển nghề nghiệp trong lĩnh vực phát triển game và lập trình ứng dụng di động.</w:t>
      </w:r>
    </w:p>
    <w:p w14:paraId="0425E197" w14:textId="77777777" w:rsidR="000D5264" w:rsidRPr="00043965" w:rsidRDefault="000D5264" w:rsidP="00E05270">
      <w:pPr>
        <w:spacing w:line="360" w:lineRule="auto"/>
        <w:ind w:firstLine="360"/>
        <w:jc w:val="both"/>
      </w:pPr>
      <w:r w:rsidRPr="00043965">
        <w:t>Tuy nhiên, đồ án vẫn còn một số hạn chế do giới hạn thời gian thực hiện. Hệ thống Inventory và Talisman chưa được khai thác tối đa tiềm năng. Bản đồ MossyCaveArea chưa được phát triển đầy đủ số lượng phòng như DirtCaveArea. Hệ thống Boss chưa có đủ phase chiến đấu phức tạp như thiết kế ban đầu. Đây là những điểm cần cải thiện trong các phiên bản tiếp theo.</w:t>
      </w:r>
    </w:p>
    <w:p w14:paraId="4CF6FEEA" w14:textId="77777777" w:rsidR="000D5264" w:rsidRPr="00043965" w:rsidRDefault="000D5264" w:rsidP="00E05270">
      <w:pPr>
        <w:spacing w:line="360" w:lineRule="auto"/>
        <w:jc w:val="both"/>
        <w:rPr>
          <w:b/>
          <w:bCs/>
        </w:rPr>
      </w:pPr>
      <w:r w:rsidRPr="00043965">
        <w:rPr>
          <w:b/>
          <w:bCs/>
        </w:rPr>
        <w:t>2. Hướng phát triển</w:t>
      </w:r>
    </w:p>
    <w:p w14:paraId="6082D4FD" w14:textId="6BF5E1B8" w:rsidR="000D5264" w:rsidRPr="00043965" w:rsidRDefault="000D5264" w:rsidP="00E05270">
      <w:pPr>
        <w:spacing w:line="360" w:lineRule="auto"/>
        <w:ind w:firstLine="720"/>
        <w:jc w:val="both"/>
      </w:pPr>
      <w:r w:rsidRPr="00043965">
        <w:t xml:space="preserve">Dựa trên nền tảng đã xây dựng và những hạn chế còn tồn tại, đồ án có nhiều hướng phát triển tiềm năng trong tương lai: </w:t>
      </w:r>
    </w:p>
    <w:p w14:paraId="0EE5A122" w14:textId="248B7E70" w:rsidR="000D5264" w:rsidRPr="00043965" w:rsidRDefault="000D5264" w:rsidP="00E05270">
      <w:pPr>
        <w:spacing w:line="360" w:lineRule="auto"/>
        <w:ind w:firstLine="720"/>
        <w:jc w:val="both"/>
      </w:pPr>
      <w:r w:rsidRPr="00043965">
        <w:t>Hoàn thiện nội dung game hiện tại là ưu tiên hàng đầu. Cụ thể, MossyCaveArea cần được bổ sung đủ số phòng với độ khó và cơ chế địa hình phong phú hơn.</w:t>
      </w:r>
      <w:r w:rsidR="00DA24BA" w:rsidRPr="00DA24BA">
        <w:t xml:space="preserve"> Hai</w:t>
      </w:r>
      <w:r w:rsidRPr="00043965">
        <w:t xml:space="preserve"> Boss (BossBatter, GreatCrawler) cần được triển khai đầy đủ hệ thống multi-phase với pattern tấn công thay đổi theo từng giai đoạn HP. Hệ thống Talisman cần thêm nhiều bùa hộ mệnh với hiệu ứng buff đa dạng hơn để tạo chiều sâu cho gameplay build nhân vật. </w:t>
      </w:r>
    </w:p>
    <w:p w14:paraId="1A634588" w14:textId="77777777" w:rsidR="000D5264" w:rsidRPr="00043965" w:rsidRDefault="000D5264" w:rsidP="00E05270">
      <w:pPr>
        <w:spacing w:line="360" w:lineRule="auto"/>
        <w:ind w:firstLine="720"/>
        <w:jc w:val="both"/>
      </w:pPr>
      <w:r w:rsidRPr="00043965">
        <w:t>Mở rộng hệ thống gameplay là hướng phát triển quan trọng thứ hai. Việc thêm khu vực bản đồ thứ ba với chủ đề hoàn toàn mới (ví dụ: đền thờ cổ đại hoặc khu vực núi lửa) sẽ làm phong phú thêm trải nghiệm. Hệ thống NPC (đang có folder Assets/NPC) cần được phát triển đầy đủ với hệ thống Dialogue (đã có trong InputMaster) để tạo câu chuyện sâu sắc hơn. Cơ chế Ledge Grab (đã triển khai trong Player.cs) có thể được khai thác thêm trong thiết kế bản đồ để tạo những đoạn platformer thú vị hơn.</w:t>
      </w:r>
    </w:p>
    <w:p w14:paraId="50A17EE5" w14:textId="2288FF51" w:rsidR="000D5264" w:rsidRPr="00043965" w:rsidRDefault="000D5264" w:rsidP="00E05270">
      <w:pPr>
        <w:spacing w:line="360" w:lineRule="auto"/>
        <w:ind w:firstLine="720"/>
        <w:jc w:val="both"/>
      </w:pPr>
      <w:r w:rsidRPr="00043965">
        <w:lastRenderedPageBreak/>
        <w:t>Tối ưu hóa kỹ thuật và mở rộng nền tảng là hướng phát triển về mặt công nghệ. Game hiện tại chỉ hỗ trợ Android; việc build thêm cho iOS sẽ mở rộng đáng kể tệp người dùng tiềm năng. Tích hợp hệ thống lưu game lên cloud (Google Play Games Services) thay vì chỉ lưu local sẽ cho phép người chơi đồng bộ tiến trình giữa các thiết bị. Việc tối ưu hóa thêm bằng Object Pooling cho Loot và Projectile, giảm số Garbage Collection sẽ cải thiện hiệu năng trên thiết bị cấu hình thấp.</w:t>
      </w:r>
    </w:p>
    <w:p w14:paraId="5E8DEB69" w14:textId="77777777" w:rsidR="000D5264" w:rsidRPr="00043965" w:rsidRDefault="000D5264" w:rsidP="00E05270">
      <w:pPr>
        <w:spacing w:line="360" w:lineRule="auto"/>
        <w:ind w:firstLine="720"/>
        <w:jc w:val="both"/>
      </w:pPr>
      <w:r w:rsidRPr="00043965">
        <w:t>Bổ sung tính năng xã hội và khả năng tái chơi sẽ giúp game giữ chân người chơi lâu hơn. Hệ thống bảng xếp hạng trực tuyến (Leaderboard) theo thời gian hoàn thành từng khu vực tạo động lực cạnh tranh. Chế độ Speed Run với tính giờ chính xác phù hợp với cộng đồng người chơi thích thử thách. Hệ thống thành tích (Achievement) theo dõi các mốc như số kẻ địch tiêu diệt (WorldData.enemyKillCount đã có sẵn), số lần Parry thành công, hoàn thành game không chết.</w:t>
      </w:r>
    </w:p>
    <w:p w14:paraId="49405F6D" w14:textId="3988D275" w:rsidR="000D5264" w:rsidRPr="00043965" w:rsidRDefault="000D5264" w:rsidP="00E05270">
      <w:pPr>
        <w:spacing w:line="360" w:lineRule="auto"/>
        <w:ind w:firstLine="720"/>
        <w:jc w:val="both"/>
      </w:pPr>
      <w:r w:rsidRPr="00043965">
        <w:t>Cuối cùng, phân phối và monetization là hướng phát triển để đưa game đến tay người chơi rộng rãi hơn. Việc upload lên Google Play Store đòi hỏi tối ưu hóa APK sang định dạng AAB (Android App Bundle) và tuân thủ chính sách của Google. Mô hình miễn phí với mua trong game (In-App Purchase) cho các gói Talisman hoặc nội dung mở rộng có thể là hướng monetization phù hợp mà không ảnh hưởng đến trải nghiệm người chơi cốt lõi.</w:t>
      </w:r>
    </w:p>
    <w:p w14:paraId="2B2777BB" w14:textId="57FAAF57" w:rsidR="001F4AA8" w:rsidRPr="00043965" w:rsidRDefault="001F4AA8" w:rsidP="00E05270">
      <w:pPr>
        <w:spacing w:line="360" w:lineRule="auto"/>
        <w:ind w:firstLine="720"/>
        <w:jc w:val="both"/>
      </w:pPr>
      <w:r w:rsidRPr="00043965">
        <w:br w:type="page"/>
      </w:r>
    </w:p>
    <w:p w14:paraId="254FF535" w14:textId="77777777" w:rsidR="001F4AA8" w:rsidRPr="001F4AA8" w:rsidRDefault="001F4AA8" w:rsidP="00E05270">
      <w:pPr>
        <w:pStyle w:val="Heading1"/>
      </w:pPr>
      <w:bookmarkStart w:id="351" w:name="_Toc230475827"/>
      <w:r w:rsidRPr="001F4AA8">
        <w:lastRenderedPageBreak/>
        <w:t>TÀI LIỆU THAM KHẢO</w:t>
      </w:r>
      <w:bookmarkEnd w:id="351"/>
    </w:p>
    <w:p w14:paraId="093B82EE" w14:textId="77777777" w:rsidR="003A1A97" w:rsidRPr="003A1A97" w:rsidRDefault="003A1A97" w:rsidP="003A1A97">
      <w:pPr>
        <w:spacing w:line="360" w:lineRule="auto"/>
        <w:rPr>
          <w:lang w:val="en-US"/>
        </w:rPr>
      </w:pPr>
      <w:r w:rsidRPr="003A1A97">
        <w:rPr>
          <w:lang w:val="en-US"/>
        </w:rPr>
        <w:t xml:space="preserve">[1] J. Gregory, </w:t>
      </w:r>
      <w:r w:rsidRPr="003A1A97">
        <w:rPr>
          <w:i/>
          <w:iCs/>
          <w:lang w:val="en-US"/>
        </w:rPr>
        <w:t>Game Engine Architecture</w:t>
      </w:r>
      <w:r w:rsidRPr="003A1A97">
        <w:rPr>
          <w:lang w:val="en-US"/>
        </w:rPr>
        <w:t>, 3rd ed. Boca Raton, FL, USA: CRC Press / A K Peters, 2018.</w:t>
      </w:r>
    </w:p>
    <w:p w14:paraId="4B1A9E9B" w14:textId="77777777" w:rsidR="003A1A97" w:rsidRPr="003A1A97" w:rsidRDefault="003A1A97" w:rsidP="003A1A97">
      <w:pPr>
        <w:spacing w:line="360" w:lineRule="auto"/>
        <w:rPr>
          <w:lang w:val="en-US"/>
        </w:rPr>
      </w:pPr>
      <w:r w:rsidRPr="003A1A97">
        <w:rPr>
          <w:lang w:val="en-US"/>
        </w:rPr>
        <w:t xml:space="preserve">[2] B. Chua, </w:t>
      </w:r>
      <w:r w:rsidRPr="003A1A97">
        <w:rPr>
          <w:i/>
          <w:iCs/>
          <w:lang w:val="en-US"/>
        </w:rPr>
        <w:t>Unity 2021 Cookbook</w:t>
      </w:r>
      <w:r w:rsidRPr="003A1A97">
        <w:rPr>
          <w:lang w:val="en-US"/>
        </w:rPr>
        <w:t>, 4th ed. Birmingham, UK: Packt Publishing, 2021.</w:t>
      </w:r>
    </w:p>
    <w:p w14:paraId="57437859" w14:textId="77777777" w:rsidR="003A1A97" w:rsidRPr="003A1A97" w:rsidRDefault="003A1A97" w:rsidP="003A1A97">
      <w:pPr>
        <w:spacing w:line="360" w:lineRule="auto"/>
        <w:rPr>
          <w:lang w:val="en-US"/>
        </w:rPr>
      </w:pPr>
      <w:r w:rsidRPr="003A1A97">
        <w:rPr>
          <w:lang w:val="en-US"/>
        </w:rPr>
        <w:t xml:space="preserve">[3] H. Ferrone, </w:t>
      </w:r>
      <w:r w:rsidRPr="003A1A97">
        <w:rPr>
          <w:i/>
          <w:iCs/>
          <w:lang w:val="en-US"/>
        </w:rPr>
        <w:t>Learning C# by Developing Games with Unity 2021</w:t>
      </w:r>
      <w:r w:rsidRPr="003A1A97">
        <w:rPr>
          <w:lang w:val="en-US"/>
        </w:rPr>
        <w:t>, 6th ed. Birmingham, UK: Packt Publishing, 2021.</w:t>
      </w:r>
    </w:p>
    <w:p w14:paraId="526CD894" w14:textId="77777777" w:rsidR="003A1A97" w:rsidRPr="003A1A97" w:rsidRDefault="003A1A97" w:rsidP="003A1A97">
      <w:pPr>
        <w:spacing w:line="360" w:lineRule="auto"/>
        <w:rPr>
          <w:lang w:val="en-US"/>
        </w:rPr>
      </w:pPr>
      <w:r w:rsidRPr="003A1A97">
        <w:rPr>
          <w:lang w:val="en-US"/>
        </w:rPr>
        <w:t xml:space="preserve">[4] J. Halpern, </w:t>
      </w:r>
      <w:r w:rsidRPr="003A1A97">
        <w:rPr>
          <w:i/>
          <w:iCs/>
          <w:lang w:val="en-US"/>
        </w:rPr>
        <w:t>Developing 2D Games with Unity: Independent Game Programming with C#</w:t>
      </w:r>
      <w:r w:rsidRPr="003A1A97">
        <w:rPr>
          <w:lang w:val="en-US"/>
        </w:rPr>
        <w:t>. New York, NY, USA: Apress, 2019.</w:t>
      </w:r>
    </w:p>
    <w:p w14:paraId="34BD9556" w14:textId="77777777" w:rsidR="003A1A97" w:rsidRPr="003A1A97" w:rsidRDefault="003A1A97" w:rsidP="003A1A97">
      <w:pPr>
        <w:spacing w:line="360" w:lineRule="auto"/>
        <w:rPr>
          <w:lang w:val="en-US"/>
        </w:rPr>
      </w:pPr>
      <w:r w:rsidRPr="003A1A97">
        <w:rPr>
          <w:lang w:val="en-US"/>
        </w:rPr>
        <w:t xml:space="preserve">[5] M. Weiss, </w:t>
      </w:r>
      <w:r w:rsidRPr="003A1A97">
        <w:rPr>
          <w:i/>
          <w:iCs/>
          <w:lang w:val="en-US"/>
        </w:rPr>
        <w:t>Mastering Unity 2D Game Development</w:t>
      </w:r>
      <w:r w:rsidRPr="003A1A97">
        <w:rPr>
          <w:lang w:val="en-US"/>
        </w:rPr>
        <w:t>, 2nd ed. Birmingham, UK: Packt Publishing, 2016.</w:t>
      </w:r>
    </w:p>
    <w:p w14:paraId="6816C979" w14:textId="77777777" w:rsidR="003A1A97" w:rsidRPr="003A1A97" w:rsidRDefault="003A1A97" w:rsidP="003A1A97">
      <w:pPr>
        <w:spacing w:line="360" w:lineRule="auto"/>
        <w:rPr>
          <w:lang w:val="en-US"/>
        </w:rPr>
      </w:pPr>
      <w:r w:rsidRPr="003A1A97">
        <w:rPr>
          <w:lang w:val="en-US"/>
        </w:rPr>
        <w:t xml:space="preserve">[6] Unity Technologies, "Unity Documentation – Manual và Scripting API," Unity 2021.3 LTS, 2021. Accessed: May 24, 2026. [Online]. Available: </w:t>
      </w:r>
      <w:hyperlink r:id="rId55" w:history="1">
        <w:r w:rsidRPr="003A1A97">
          <w:rPr>
            <w:rStyle w:val="Hyperlink"/>
            <w:lang w:val="en-US"/>
          </w:rPr>
          <w:t>https://docs.unity3d.com/2021.3/Documentation/Manual/</w:t>
        </w:r>
      </w:hyperlink>
    </w:p>
    <w:p w14:paraId="4D3C20DD" w14:textId="77777777" w:rsidR="003A1A97" w:rsidRPr="003A1A97" w:rsidRDefault="003A1A97" w:rsidP="003A1A97">
      <w:pPr>
        <w:spacing w:line="360" w:lineRule="auto"/>
        <w:rPr>
          <w:lang w:val="en-US"/>
        </w:rPr>
      </w:pPr>
      <w:r w:rsidRPr="003A1A97">
        <w:rPr>
          <w:lang w:val="en-US"/>
        </w:rPr>
        <w:t xml:space="preserve">[7] Unity Technologies, "Unity Input System Documentation," Unity Package 1.3.x, 2022. Accessed: May 24, 2026. [Online]. Available: </w:t>
      </w:r>
      <w:hyperlink r:id="rId56" w:history="1">
        <w:r w:rsidRPr="003A1A97">
          <w:rPr>
            <w:rStyle w:val="Hyperlink"/>
            <w:lang w:val="en-US"/>
          </w:rPr>
          <w:t>https://docs.unity3d.com/Packages/com.unity.inputsystem@1.3/</w:t>
        </w:r>
      </w:hyperlink>
    </w:p>
    <w:p w14:paraId="16C5AC6F" w14:textId="77777777" w:rsidR="003A1A97" w:rsidRPr="003A1A97" w:rsidRDefault="003A1A97" w:rsidP="003A1A97">
      <w:pPr>
        <w:spacing w:line="360" w:lineRule="auto"/>
        <w:rPr>
          <w:lang w:val="en-US"/>
        </w:rPr>
      </w:pPr>
      <w:r w:rsidRPr="003A1A97">
        <w:rPr>
          <w:lang w:val="en-US"/>
        </w:rPr>
        <w:t xml:space="preserve">[8] Unity Technologies, "Cinemachine Documentation," Unity Package 2.8.x, 2022. Accessed: May 24, 2026. [Online]. Available: </w:t>
      </w:r>
      <w:hyperlink r:id="rId57" w:history="1">
        <w:r w:rsidRPr="003A1A97">
          <w:rPr>
            <w:rStyle w:val="Hyperlink"/>
            <w:lang w:val="en-US"/>
          </w:rPr>
          <w:t>https://docs.unity3d.com/Packages/com.unity.cinemachine@2.8/</w:t>
        </w:r>
      </w:hyperlink>
    </w:p>
    <w:p w14:paraId="3874D240" w14:textId="77777777" w:rsidR="003A1A97" w:rsidRPr="003A1A97" w:rsidRDefault="003A1A97" w:rsidP="003A1A97">
      <w:pPr>
        <w:spacing w:line="360" w:lineRule="auto"/>
        <w:rPr>
          <w:lang w:val="en-US"/>
        </w:rPr>
      </w:pPr>
      <w:r w:rsidRPr="003A1A97">
        <w:rPr>
          <w:lang w:val="en-US"/>
        </w:rPr>
        <w:t xml:space="preserve">[9] Unity Technologies, "TextMeshPro User Guide," Unity Package 3.0.x, 2022. Accessed: May 24, 2026. [Online]. Available: </w:t>
      </w:r>
      <w:hyperlink r:id="rId58" w:history="1">
        <w:r w:rsidRPr="003A1A97">
          <w:rPr>
            <w:rStyle w:val="Hyperlink"/>
            <w:lang w:val="en-US"/>
          </w:rPr>
          <w:t>https://docs.unity3d.com/Packages/com.unity.textmeshpro@3.0/</w:t>
        </w:r>
      </w:hyperlink>
    </w:p>
    <w:p w14:paraId="74B2B65E" w14:textId="77777777" w:rsidR="003A1A97" w:rsidRPr="003A1A97" w:rsidRDefault="003A1A97" w:rsidP="003A1A97">
      <w:pPr>
        <w:spacing w:line="360" w:lineRule="auto"/>
        <w:rPr>
          <w:lang w:val="en-US"/>
        </w:rPr>
      </w:pPr>
      <w:r w:rsidRPr="003A1A97">
        <w:rPr>
          <w:lang w:val="en-US"/>
        </w:rPr>
        <w:t xml:space="preserve">[10] Unity Technologies, "Universal Render Pipeline Documentation," Unity Package 12.x, 2022. Accessed: May 24, 2026. [Online]. Available: </w:t>
      </w:r>
      <w:hyperlink r:id="rId59" w:history="1">
        <w:r w:rsidRPr="003A1A97">
          <w:rPr>
            <w:rStyle w:val="Hyperlink"/>
            <w:lang w:val="en-US"/>
          </w:rPr>
          <w:t>https://docs.unity3d.com/Packages/com.unity.render-pipelines.universal@12.1/</w:t>
        </w:r>
      </w:hyperlink>
    </w:p>
    <w:p w14:paraId="070B1B2E" w14:textId="77777777" w:rsidR="003A1A97" w:rsidRPr="003A1A97" w:rsidRDefault="003A1A97" w:rsidP="003A1A97">
      <w:pPr>
        <w:spacing w:line="360" w:lineRule="auto"/>
        <w:rPr>
          <w:lang w:val="en-US"/>
        </w:rPr>
      </w:pPr>
      <w:r w:rsidRPr="003A1A97">
        <w:rPr>
          <w:lang w:val="en-US"/>
        </w:rPr>
        <w:t xml:space="preserve">[11] A. Granberg, "A* Pathfinding Project Documentation," Version 4.3.x, 2022. Accessed: May 24, 2026. [Online]. Available: </w:t>
      </w:r>
      <w:hyperlink r:id="rId60" w:history="1">
        <w:r w:rsidRPr="003A1A97">
          <w:rPr>
            <w:rStyle w:val="Hyperlink"/>
            <w:lang w:val="en-US"/>
          </w:rPr>
          <w:t>https://arongranberg.com/astar/documentation/</w:t>
        </w:r>
      </w:hyperlink>
    </w:p>
    <w:p w14:paraId="501E5DE5" w14:textId="77777777" w:rsidR="003A1A97" w:rsidRPr="003A1A97" w:rsidRDefault="003A1A97" w:rsidP="003A1A97">
      <w:pPr>
        <w:spacing w:line="360" w:lineRule="auto"/>
        <w:rPr>
          <w:lang w:val="en-US"/>
        </w:rPr>
      </w:pPr>
      <w:r w:rsidRPr="003A1A97">
        <w:rPr>
          <w:lang w:val="en-US"/>
        </w:rPr>
        <w:lastRenderedPageBreak/>
        <w:t xml:space="preserve">[12] Microsoft, "C# Language Reference – .NET 6.0," Microsoft Docs, 2022. Accessed: May 24, 2026. [Online]. Available: </w:t>
      </w:r>
      <w:hyperlink r:id="rId61" w:history="1">
        <w:r w:rsidRPr="003A1A97">
          <w:rPr>
            <w:rStyle w:val="Hyperlink"/>
            <w:lang w:val="en-US"/>
          </w:rPr>
          <w:t>https://docs.microsoft.com/en-us/dotnet/csharp/language-reference/</w:t>
        </w:r>
      </w:hyperlink>
    </w:p>
    <w:p w14:paraId="3804FE26" w14:textId="77777777" w:rsidR="003A1A97" w:rsidRPr="003A1A97" w:rsidRDefault="003A1A97" w:rsidP="003A1A97">
      <w:pPr>
        <w:spacing w:line="360" w:lineRule="auto"/>
        <w:rPr>
          <w:lang w:val="en-US"/>
        </w:rPr>
      </w:pPr>
      <w:r w:rsidRPr="003A1A97">
        <w:rPr>
          <w:lang w:val="en-US"/>
        </w:rPr>
        <w:t xml:space="preserve">[13] Google, "Android Developers Documentation – API Level 21–33," 2022. Accessed: May 24, 2026. [Online]. Available: </w:t>
      </w:r>
      <w:hyperlink r:id="rId62" w:history="1">
        <w:r w:rsidRPr="003A1A97">
          <w:rPr>
            <w:rStyle w:val="Hyperlink"/>
            <w:lang w:val="en-US"/>
          </w:rPr>
          <w:t>https://developer.android.com/docs</w:t>
        </w:r>
      </w:hyperlink>
    </w:p>
    <w:p w14:paraId="3296B71F" w14:textId="77777777" w:rsidR="003A1A97" w:rsidRPr="003A1A97" w:rsidRDefault="003A1A97" w:rsidP="003A1A97">
      <w:pPr>
        <w:spacing w:line="360" w:lineRule="auto"/>
        <w:rPr>
          <w:lang w:val="en-US"/>
        </w:rPr>
      </w:pPr>
      <w:r w:rsidRPr="003A1A97">
        <w:rPr>
          <w:lang w:val="en-US"/>
        </w:rPr>
        <w:t xml:space="preserve">[14] P. Hart, N. Nilsson, and B. Raphael, "A Formal Basis for the Heuristic Determination of Minimum Cost Paths," </w:t>
      </w:r>
      <w:r w:rsidRPr="003A1A97">
        <w:rPr>
          <w:i/>
          <w:iCs/>
          <w:lang w:val="en-US"/>
        </w:rPr>
        <w:t>IEEE Transactions on Systems Science and Cybernetics</w:t>
      </w:r>
      <w:r w:rsidRPr="003A1A97">
        <w:rPr>
          <w:lang w:val="en-US"/>
        </w:rPr>
        <w:t>, vol. 4, no. 2, pp. 100–107, 1968.</w:t>
      </w:r>
    </w:p>
    <w:p w14:paraId="5AFBE665" w14:textId="77777777" w:rsidR="003A1A97" w:rsidRPr="003A1A97" w:rsidRDefault="003A1A97" w:rsidP="003A1A97">
      <w:pPr>
        <w:spacing w:line="360" w:lineRule="auto"/>
        <w:rPr>
          <w:lang w:val="en-US"/>
        </w:rPr>
      </w:pPr>
      <w:r w:rsidRPr="003A1A97">
        <w:rPr>
          <w:lang w:val="en-US"/>
        </w:rPr>
        <w:t xml:space="preserve">[15] C. W. Reynolds, "Steering Behaviors for Autonomous Characters," in </w:t>
      </w:r>
      <w:r w:rsidRPr="003A1A97">
        <w:rPr>
          <w:i/>
          <w:iCs/>
          <w:lang w:val="en-US"/>
        </w:rPr>
        <w:t>Proc. Game Developers Conference (GDC)</w:t>
      </w:r>
      <w:r w:rsidRPr="003A1A97">
        <w:rPr>
          <w:lang w:val="en-US"/>
        </w:rPr>
        <w:t>, San Jose, CA, USA, 1999.</w:t>
      </w:r>
    </w:p>
    <w:p w14:paraId="0CC28B22" w14:textId="77777777" w:rsidR="003A1A97" w:rsidRPr="003A1A97" w:rsidRDefault="003A1A97" w:rsidP="003A1A97">
      <w:pPr>
        <w:spacing w:line="360" w:lineRule="auto"/>
        <w:rPr>
          <w:lang w:val="pt-BR"/>
        </w:rPr>
      </w:pPr>
      <w:r w:rsidRPr="003A1A97">
        <w:rPr>
          <w:lang w:val="en-US"/>
        </w:rPr>
        <w:t xml:space="preserve">[16] S. Björk and J. Holopainen, </w:t>
      </w:r>
      <w:r w:rsidRPr="003A1A97">
        <w:rPr>
          <w:i/>
          <w:iCs/>
          <w:lang w:val="en-US"/>
        </w:rPr>
        <w:t>Patterns in Game Design</w:t>
      </w:r>
      <w:r w:rsidRPr="003A1A97">
        <w:rPr>
          <w:lang w:val="en-US"/>
        </w:rPr>
        <w:t xml:space="preserve">. </w:t>
      </w:r>
      <w:r w:rsidRPr="003A1A97">
        <w:rPr>
          <w:lang w:val="pt-BR"/>
        </w:rPr>
        <w:t>Hingham, MA, USA: Charles River Media, 2004.</w:t>
      </w:r>
    </w:p>
    <w:p w14:paraId="1E60540C" w14:textId="77777777" w:rsidR="003A1A97" w:rsidRPr="003A1A97" w:rsidRDefault="003A1A97" w:rsidP="003A1A97">
      <w:pPr>
        <w:spacing w:line="360" w:lineRule="auto"/>
        <w:rPr>
          <w:lang w:val="en-US"/>
        </w:rPr>
      </w:pPr>
      <w:r w:rsidRPr="003A1A97">
        <w:rPr>
          <w:lang w:val="en-US"/>
        </w:rPr>
        <w:t xml:space="preserve">[17] J. Schell, </w:t>
      </w:r>
      <w:r w:rsidRPr="003A1A97">
        <w:rPr>
          <w:i/>
          <w:iCs/>
          <w:lang w:val="en-US"/>
        </w:rPr>
        <w:t>The Art of Game Design: A Book of Lenses</w:t>
      </w:r>
      <w:r w:rsidRPr="003A1A97">
        <w:rPr>
          <w:lang w:val="en-US"/>
        </w:rPr>
        <w:t>, 3rd ed. Boca Raton, FL, USA: CRC Press, 2019.</w:t>
      </w:r>
    </w:p>
    <w:p w14:paraId="708508C7" w14:textId="77777777" w:rsidR="003A1A97" w:rsidRPr="003A1A97" w:rsidRDefault="003A1A97" w:rsidP="003A1A97">
      <w:pPr>
        <w:spacing w:line="360" w:lineRule="auto"/>
        <w:rPr>
          <w:lang w:val="en-US"/>
        </w:rPr>
      </w:pPr>
      <w:r w:rsidRPr="003A1A97">
        <w:rPr>
          <w:lang w:val="en-US"/>
        </w:rPr>
        <w:t xml:space="preserve">[18] Unity Technologies, "Unity Learn – 2D Game Development," 2022. Accessed: May 24, 2026. [Online]. Available: </w:t>
      </w:r>
      <w:hyperlink r:id="rId63" w:history="1">
        <w:r w:rsidRPr="003A1A97">
          <w:rPr>
            <w:rStyle w:val="Hyperlink"/>
            <w:lang w:val="en-US"/>
          </w:rPr>
          <w:t>https://learn.unity.com/course/2d-game-development-with-unity</w:t>
        </w:r>
      </w:hyperlink>
    </w:p>
    <w:p w14:paraId="3AAEB1E1" w14:textId="77777777" w:rsidR="003A1A97" w:rsidRPr="003A1A97" w:rsidRDefault="003A1A97" w:rsidP="003A1A97">
      <w:pPr>
        <w:spacing w:line="360" w:lineRule="auto"/>
        <w:rPr>
          <w:lang w:val="en-US"/>
        </w:rPr>
      </w:pPr>
      <w:r w:rsidRPr="003A1A97">
        <w:rPr>
          <w:lang w:val="en-US"/>
        </w:rPr>
        <w:t xml:space="preserve">[19] Unity Technologies, "Unity Blog – Best practices for physics in Unity," 2021. Accessed: May 24, 2026. [Online]. Available: </w:t>
      </w:r>
      <w:hyperlink r:id="rId64" w:history="1">
        <w:r w:rsidRPr="003A1A97">
          <w:rPr>
            <w:rStyle w:val="Hyperlink"/>
            <w:lang w:val="en-US"/>
          </w:rPr>
          <w:t>https://blog.unity.com/technology/physics-best-practices</w:t>
        </w:r>
      </w:hyperlink>
    </w:p>
    <w:p w14:paraId="5AEADAAE" w14:textId="77777777" w:rsidR="003A1A97" w:rsidRPr="003A1A97" w:rsidRDefault="003A1A97" w:rsidP="003A1A97">
      <w:pPr>
        <w:spacing w:line="360" w:lineRule="auto"/>
        <w:rPr>
          <w:lang w:val="en-US"/>
        </w:rPr>
      </w:pPr>
      <w:r w:rsidRPr="003A1A97">
        <w:rPr>
          <w:lang w:val="en-US"/>
        </w:rPr>
        <w:t xml:space="preserve">[20] T. Brush, "Become a Game Developer: The Complete Series," Udemy / Skillshare, 2021. Accessed: May 24, 2026. [Online]. Available: </w:t>
      </w:r>
      <w:hyperlink r:id="rId65" w:history="1">
        <w:r w:rsidRPr="003A1A97">
          <w:rPr>
            <w:rStyle w:val="Hyperlink"/>
            <w:lang w:val="en-US"/>
          </w:rPr>
          <w:t>https://www.udemy.com/user/thomasbrush/</w:t>
        </w:r>
      </w:hyperlink>
    </w:p>
    <w:p w14:paraId="7ED42C29" w14:textId="77777777" w:rsidR="003A1A97" w:rsidRPr="003A1A97" w:rsidRDefault="003A1A97" w:rsidP="003A1A97">
      <w:pPr>
        <w:spacing w:line="360" w:lineRule="auto"/>
        <w:rPr>
          <w:lang w:val="en-US"/>
        </w:rPr>
      </w:pPr>
      <w:r w:rsidRPr="003A1A97">
        <w:rPr>
          <w:lang w:val="en-US"/>
        </w:rPr>
        <w:t xml:space="preserve">[21] Code Monkey, "Unity New Input System Tutorial," YouTube Channel, 2021. Accessed: May 24, 2026. [Online]. Available: </w:t>
      </w:r>
      <w:hyperlink r:id="rId66" w:history="1">
        <w:r w:rsidRPr="003A1A97">
          <w:rPr>
            <w:rStyle w:val="Hyperlink"/>
            <w:lang w:val="en-US"/>
          </w:rPr>
          <w:t>https://www.youtube.com/c/CodeMonkeyUnity</w:t>
        </w:r>
      </w:hyperlink>
    </w:p>
    <w:p w14:paraId="2CAF10C4" w14:textId="77777777" w:rsidR="003A1A97" w:rsidRPr="003A1A97" w:rsidRDefault="003A1A97" w:rsidP="003A1A97">
      <w:pPr>
        <w:spacing w:line="360" w:lineRule="auto"/>
        <w:rPr>
          <w:lang w:val="en-US"/>
        </w:rPr>
      </w:pPr>
      <w:r w:rsidRPr="003A1A97">
        <w:rPr>
          <w:lang w:val="en-US"/>
        </w:rPr>
        <w:t xml:space="preserve">[22] Brackeys, "How to make a 2D Platformer in Unity – Complete Tutorial," YouTube Channel, 2020. Accessed: May 24, 2026. [Online]. Available: </w:t>
      </w:r>
      <w:hyperlink r:id="rId67" w:history="1">
        <w:r w:rsidRPr="003A1A97">
          <w:rPr>
            <w:rStyle w:val="Hyperlink"/>
            <w:lang w:val="en-US"/>
          </w:rPr>
          <w:t>https://www.youtube.com/c/Brackeys</w:t>
        </w:r>
      </w:hyperlink>
    </w:p>
    <w:p w14:paraId="5322EA05" w14:textId="77777777" w:rsidR="003A1A97" w:rsidRPr="003A1A97" w:rsidRDefault="003A1A97" w:rsidP="003A1A97">
      <w:pPr>
        <w:spacing w:line="360" w:lineRule="auto"/>
        <w:rPr>
          <w:lang w:val="en-US"/>
        </w:rPr>
      </w:pPr>
      <w:r w:rsidRPr="003A1A97">
        <w:rPr>
          <w:lang w:val="en-US"/>
        </w:rPr>
        <w:lastRenderedPageBreak/>
        <w:t xml:space="preserve">[23] BMo, "A* Pathfinding in Unity – Integration Guide," YouTube Channel, 2021. Accessed: May 24, 2026. [Online]. Available: </w:t>
      </w:r>
      <w:hyperlink r:id="rId68" w:history="1">
        <w:r w:rsidRPr="003A1A97">
          <w:rPr>
            <w:rStyle w:val="Hyperlink"/>
            <w:lang w:val="en-US"/>
          </w:rPr>
          <w:t>https://www.youtube.com/c/BMo</w:t>
        </w:r>
      </w:hyperlink>
    </w:p>
    <w:p w14:paraId="7D78B235" w14:textId="77777777" w:rsidR="003A1A97" w:rsidRPr="003A1A97" w:rsidRDefault="003A1A97" w:rsidP="003A1A97">
      <w:pPr>
        <w:spacing w:line="360" w:lineRule="auto"/>
        <w:rPr>
          <w:lang w:val="en-US"/>
        </w:rPr>
      </w:pPr>
      <w:r w:rsidRPr="003A1A97">
        <w:rPr>
          <w:lang w:val="en-US"/>
        </w:rPr>
        <w:t xml:space="preserve">[24] Newzoo, "Global Games Market Report 2023," Newzoo BV, 2023. Accessed: May 24, 2026. [Online]. Available: </w:t>
      </w:r>
      <w:hyperlink r:id="rId69" w:history="1">
        <w:r w:rsidRPr="003A1A97">
          <w:rPr>
            <w:rStyle w:val="Hyperlink"/>
            <w:lang w:val="en-US"/>
          </w:rPr>
          <w:t>https://newzoo.com/resources/trend-reports/newzoos-global-games-market-report-2023-free-version</w:t>
        </w:r>
      </w:hyperlink>
    </w:p>
    <w:p w14:paraId="1A5986C7" w14:textId="77777777" w:rsidR="003A1A97" w:rsidRPr="003A1A97" w:rsidRDefault="003A1A97" w:rsidP="003A1A97">
      <w:pPr>
        <w:spacing w:line="360" w:lineRule="auto"/>
        <w:rPr>
          <w:lang w:val="en-US"/>
        </w:rPr>
      </w:pPr>
      <w:r w:rsidRPr="003A1A97">
        <w:rPr>
          <w:lang w:val="en-US"/>
        </w:rPr>
        <w:t xml:space="preserve">[25] StatCounter, "Mobile Operating System Market Share Worldwide – 2024," StatCounter Global Stats, 2024. Accessed: May 24, 2026. [Online]. Available: </w:t>
      </w:r>
      <w:hyperlink r:id="rId70" w:history="1">
        <w:r w:rsidRPr="003A1A97">
          <w:rPr>
            <w:rStyle w:val="Hyperlink"/>
            <w:lang w:val="en-US"/>
          </w:rPr>
          <w:t>https://gs.statcounter.com/os-market-share/mobile/worldwide</w:t>
        </w:r>
      </w:hyperlink>
    </w:p>
    <w:p w14:paraId="77944CF1" w14:textId="77777777" w:rsidR="003A1A97" w:rsidRPr="003A1A97" w:rsidRDefault="003A1A97" w:rsidP="003A1A97">
      <w:pPr>
        <w:spacing w:line="360" w:lineRule="auto"/>
        <w:rPr>
          <w:lang w:val="en-US"/>
        </w:rPr>
      </w:pPr>
      <w:r w:rsidRPr="003A1A97">
        <w:rPr>
          <w:lang w:val="en-US"/>
        </w:rPr>
        <w:t xml:space="preserve">[26] Unity Technologies, "Unity Gaming Report 2023 – Mobile Game Development Trends," 2023. Accessed: May 24, 2026. [Online]. Available: </w:t>
      </w:r>
      <w:hyperlink r:id="rId71" w:history="1">
        <w:r w:rsidRPr="003A1A97">
          <w:rPr>
            <w:rStyle w:val="Hyperlink"/>
            <w:lang w:val="en-US"/>
          </w:rPr>
          <w:t>https://unity.com/resources/gaming-report</w:t>
        </w:r>
      </w:hyperlink>
    </w:p>
    <w:p w14:paraId="0F58B2CA" w14:textId="77777777" w:rsidR="003A1A97" w:rsidRPr="003A1A97" w:rsidRDefault="003A1A97" w:rsidP="003A1A97">
      <w:pPr>
        <w:spacing w:line="360" w:lineRule="auto"/>
        <w:rPr>
          <w:lang w:val="en-US"/>
        </w:rPr>
      </w:pPr>
      <w:r w:rsidRPr="003A1A97">
        <w:rPr>
          <w:lang w:val="en-US"/>
        </w:rPr>
        <w:t xml:space="preserve">[27] Google Play Developer Policy Center, "Android App Bundle Requirements," Google LLC, 2024. Accessed: May 24, 2026. [Online]. Available: </w:t>
      </w:r>
      <w:hyperlink r:id="rId72" w:history="1">
        <w:r w:rsidRPr="003A1A97">
          <w:rPr>
            <w:rStyle w:val="Hyperlink"/>
            <w:lang w:val="en-US"/>
          </w:rPr>
          <w:t>https://developer.android.com/guide/app-bundle</w:t>
        </w:r>
      </w:hyperlink>
    </w:p>
    <w:p w14:paraId="58CF9EF6" w14:textId="77777777" w:rsidR="003A1A97" w:rsidRPr="003A1A97" w:rsidRDefault="003A1A97" w:rsidP="003A1A97">
      <w:pPr>
        <w:spacing w:line="360" w:lineRule="auto"/>
        <w:rPr>
          <w:lang w:val="en-US"/>
        </w:rPr>
      </w:pPr>
      <w:r w:rsidRPr="003A1A97">
        <w:rPr>
          <w:lang w:val="en-US"/>
        </w:rPr>
        <w:t xml:space="preserve">[28] Team Cherry, "Hollow Knight – Design Postmortem," GDC Vault, 2018. Accessed: May 24, 2026. [Online]. Available: </w:t>
      </w:r>
      <w:hyperlink r:id="rId73" w:history="1">
        <w:r w:rsidRPr="003A1A97">
          <w:rPr>
            <w:rStyle w:val="Hyperlink"/>
            <w:lang w:val="en-US"/>
          </w:rPr>
          <w:t>https://gdcvault.com/play/1025245/</w:t>
        </w:r>
      </w:hyperlink>
    </w:p>
    <w:p w14:paraId="30122A52" w14:textId="77777777" w:rsidR="003A1A97" w:rsidRPr="003A1A97" w:rsidRDefault="003A1A97" w:rsidP="003A1A97">
      <w:pPr>
        <w:spacing w:line="360" w:lineRule="auto"/>
        <w:rPr>
          <w:lang w:val="en-US"/>
        </w:rPr>
      </w:pPr>
      <w:r w:rsidRPr="003A1A97">
        <w:rPr>
          <w:lang w:val="en-US"/>
        </w:rPr>
        <w:t xml:space="preserve">[29] Motion Twin, "Dead Cells – Lessons Learned from Procedural Generation," GDC Vault, 2019. Accessed: May 24, 2026. [Online]. Available: </w:t>
      </w:r>
      <w:hyperlink r:id="rId74" w:history="1">
        <w:r w:rsidRPr="003A1A97">
          <w:rPr>
            <w:rStyle w:val="Hyperlink"/>
            <w:lang w:val="en-US"/>
          </w:rPr>
          <w:t>https://gdcvault.com/play/1025945/</w:t>
        </w:r>
      </w:hyperlink>
    </w:p>
    <w:p w14:paraId="11CE3F47" w14:textId="77777777" w:rsidR="00D832BF" w:rsidRDefault="00D832BF" w:rsidP="00D832BF">
      <w:pPr>
        <w:spacing w:line="360" w:lineRule="auto"/>
        <w:rPr>
          <w:lang w:val="en-US"/>
        </w:rPr>
      </w:pPr>
      <w:r>
        <w:rPr>
          <w:lang w:val="en-US"/>
        </w:rPr>
        <w:br w:type="page"/>
      </w:r>
    </w:p>
    <w:p w14:paraId="3745C009" w14:textId="04176D71" w:rsidR="001F4AA8" w:rsidRPr="001F4AA8" w:rsidRDefault="001F4AA8" w:rsidP="00D832BF">
      <w:pPr>
        <w:spacing w:line="360" w:lineRule="auto"/>
        <w:rPr>
          <w:lang w:val="en-US"/>
        </w:rPr>
      </w:pPr>
      <w:r w:rsidRPr="001F4AA8">
        <w:rPr>
          <w:lang w:val="en-US"/>
        </w:rPr>
        <w:lastRenderedPageBreak/>
        <w:t>NHẬN XÉT VÀ ĐÁNH GIÁ CỦA GIÁO VIÊN HƯỚNG DẪN</w:t>
      </w:r>
    </w:p>
    <w:p w14:paraId="09E4EBEB" w14:textId="77777777" w:rsidR="001F4AA8" w:rsidRPr="001F4AA8" w:rsidRDefault="001F4AA8" w:rsidP="00E05270">
      <w:pPr>
        <w:spacing w:line="360" w:lineRule="auto"/>
        <w:rPr>
          <w:lang w:val="en-US"/>
        </w:rPr>
      </w:pPr>
      <w:r w:rsidRPr="001F4AA8">
        <w:rPr>
          <w:lang w:val="en-US"/>
        </w:rPr>
        <w:t>………………………………………………………………………………………</w:t>
      </w:r>
    </w:p>
    <w:p w14:paraId="2E3B5743" w14:textId="77777777" w:rsidR="001F4AA8" w:rsidRPr="001F4AA8" w:rsidRDefault="001F4AA8" w:rsidP="00E05270">
      <w:pPr>
        <w:spacing w:line="360" w:lineRule="auto"/>
        <w:rPr>
          <w:lang w:val="en-US"/>
        </w:rPr>
      </w:pPr>
      <w:r w:rsidRPr="001F4AA8">
        <w:rPr>
          <w:lang w:val="en-US"/>
        </w:rPr>
        <w:t>………………………………………………………………………………………</w:t>
      </w:r>
    </w:p>
    <w:p w14:paraId="358F645B" w14:textId="77777777" w:rsidR="001F4AA8" w:rsidRPr="001F4AA8" w:rsidRDefault="001F4AA8" w:rsidP="00E05270">
      <w:pPr>
        <w:spacing w:line="360" w:lineRule="auto"/>
        <w:rPr>
          <w:lang w:val="en-US"/>
        </w:rPr>
      </w:pPr>
      <w:r w:rsidRPr="001F4AA8">
        <w:rPr>
          <w:lang w:val="en-US"/>
        </w:rPr>
        <w:t>………………………………………………………………………………………</w:t>
      </w:r>
    </w:p>
    <w:p w14:paraId="5909C7AE" w14:textId="77777777" w:rsidR="001F4AA8" w:rsidRPr="001F4AA8" w:rsidRDefault="001F4AA8" w:rsidP="00E05270">
      <w:pPr>
        <w:spacing w:line="360" w:lineRule="auto"/>
        <w:rPr>
          <w:lang w:val="en-US"/>
        </w:rPr>
      </w:pPr>
      <w:r w:rsidRPr="001F4AA8">
        <w:rPr>
          <w:lang w:val="en-US"/>
        </w:rPr>
        <w:t>………………………………………………………………………………………</w:t>
      </w:r>
    </w:p>
    <w:p w14:paraId="673E4922" w14:textId="77777777" w:rsidR="001F4AA8" w:rsidRPr="001F4AA8" w:rsidRDefault="001F4AA8" w:rsidP="00E05270">
      <w:pPr>
        <w:spacing w:line="360" w:lineRule="auto"/>
        <w:rPr>
          <w:lang w:val="en-US"/>
        </w:rPr>
      </w:pPr>
      <w:r w:rsidRPr="001F4AA8">
        <w:rPr>
          <w:lang w:val="en-US"/>
        </w:rPr>
        <w:t>………………………………………………………………………………………</w:t>
      </w:r>
    </w:p>
    <w:p w14:paraId="5B887EE8" w14:textId="77777777" w:rsidR="001F4AA8" w:rsidRPr="001F4AA8" w:rsidRDefault="001F4AA8" w:rsidP="00E05270">
      <w:pPr>
        <w:spacing w:line="360" w:lineRule="auto"/>
        <w:rPr>
          <w:lang w:val="en-US"/>
        </w:rPr>
      </w:pPr>
      <w:r w:rsidRPr="001F4AA8">
        <w:rPr>
          <w:lang w:val="en-US"/>
        </w:rPr>
        <w:t>………………………………………………………………………………………</w:t>
      </w:r>
    </w:p>
    <w:p w14:paraId="1E797728" w14:textId="77777777" w:rsidR="001F4AA8" w:rsidRPr="001F4AA8" w:rsidRDefault="001F4AA8" w:rsidP="00E05270">
      <w:pPr>
        <w:spacing w:line="360" w:lineRule="auto"/>
        <w:rPr>
          <w:lang w:val="en-US"/>
        </w:rPr>
      </w:pPr>
      <w:r w:rsidRPr="001F4AA8">
        <w:rPr>
          <w:lang w:val="en-US"/>
        </w:rPr>
        <w:t>………………………………………………………………………………………</w:t>
      </w:r>
    </w:p>
    <w:p w14:paraId="34DCEA16" w14:textId="77777777" w:rsidR="001F4AA8" w:rsidRPr="001F4AA8" w:rsidRDefault="001F4AA8" w:rsidP="00E05270">
      <w:pPr>
        <w:spacing w:line="360" w:lineRule="auto"/>
        <w:rPr>
          <w:lang w:val="en-US"/>
        </w:rPr>
      </w:pPr>
      <w:r w:rsidRPr="001F4AA8">
        <w:rPr>
          <w:lang w:val="en-US"/>
        </w:rPr>
        <w:t>………………………………………………………………………………………</w:t>
      </w:r>
    </w:p>
    <w:p w14:paraId="1A0D1C72" w14:textId="77777777" w:rsidR="001F4AA8" w:rsidRPr="001F4AA8" w:rsidRDefault="001F4AA8" w:rsidP="00E05270">
      <w:pPr>
        <w:spacing w:line="360" w:lineRule="auto"/>
        <w:rPr>
          <w:lang w:val="en-US"/>
        </w:rPr>
      </w:pPr>
      <w:r w:rsidRPr="001F4AA8">
        <w:rPr>
          <w:lang w:val="en-US"/>
        </w:rPr>
        <w:t>………………………………………………………………………………………</w:t>
      </w:r>
    </w:p>
    <w:p w14:paraId="0408FBB6" w14:textId="77777777" w:rsidR="001F4AA8" w:rsidRPr="001F4AA8" w:rsidRDefault="001F4AA8" w:rsidP="00E05270">
      <w:pPr>
        <w:spacing w:line="360" w:lineRule="auto"/>
        <w:rPr>
          <w:lang w:val="en-US"/>
        </w:rPr>
      </w:pPr>
      <w:r w:rsidRPr="001F4AA8">
        <w:rPr>
          <w:lang w:val="en-US"/>
        </w:rPr>
        <w:t>………………………………………………………………………………………</w:t>
      </w:r>
    </w:p>
    <w:p w14:paraId="67AD34BB" w14:textId="77777777" w:rsidR="001F4AA8" w:rsidRPr="001F4AA8" w:rsidRDefault="001F4AA8" w:rsidP="00E05270">
      <w:pPr>
        <w:spacing w:line="360" w:lineRule="auto"/>
        <w:rPr>
          <w:lang w:val="en-US"/>
        </w:rPr>
      </w:pPr>
      <w:r w:rsidRPr="001F4AA8">
        <w:rPr>
          <w:lang w:val="en-US"/>
        </w:rPr>
        <w:t>………………………………………………………………………………………</w:t>
      </w:r>
    </w:p>
    <w:p w14:paraId="7ACCCBF0" w14:textId="77777777" w:rsidR="001F4AA8" w:rsidRPr="001F4AA8" w:rsidRDefault="001F4AA8" w:rsidP="00E05270">
      <w:pPr>
        <w:spacing w:line="360" w:lineRule="auto"/>
        <w:rPr>
          <w:lang w:val="en-US"/>
        </w:rPr>
      </w:pPr>
      <w:r w:rsidRPr="001F4AA8">
        <w:rPr>
          <w:lang w:val="en-US"/>
        </w:rPr>
        <w:t>………………………………………………………………………………………</w:t>
      </w:r>
    </w:p>
    <w:p w14:paraId="1DB8A682" w14:textId="77777777" w:rsidR="001F4AA8" w:rsidRPr="001F4AA8" w:rsidRDefault="001F4AA8" w:rsidP="00E05270">
      <w:pPr>
        <w:spacing w:line="360" w:lineRule="auto"/>
        <w:rPr>
          <w:lang w:val="en-US"/>
        </w:rPr>
      </w:pPr>
      <w:r w:rsidRPr="001F4AA8">
        <w:rPr>
          <w:lang w:val="en-US"/>
        </w:rPr>
        <w:t>………………………………………………………………………………………</w:t>
      </w:r>
    </w:p>
    <w:p w14:paraId="4FD8877E" w14:textId="6D47EA43" w:rsidR="001F4AA8" w:rsidRPr="001F4AA8" w:rsidRDefault="001F4AA8" w:rsidP="00E05270">
      <w:pPr>
        <w:spacing w:line="360" w:lineRule="auto"/>
        <w:ind w:firstLine="720"/>
        <w:jc w:val="right"/>
        <w:rPr>
          <w:lang w:val="en-US"/>
        </w:rPr>
      </w:pPr>
      <w:r w:rsidRPr="001F4AA8">
        <w:rPr>
          <w:i/>
          <w:iCs/>
          <w:lang w:val="en-US"/>
        </w:rPr>
        <w:t>Thái Nguyên</w:t>
      </w:r>
      <w:r w:rsidRPr="001F4AA8">
        <w:rPr>
          <w:lang w:val="en-US"/>
        </w:rPr>
        <w:t xml:space="preserve">, </w:t>
      </w:r>
      <w:r w:rsidRPr="001F4AA8">
        <w:rPr>
          <w:i/>
          <w:iCs/>
          <w:lang w:val="en-US"/>
        </w:rPr>
        <w:t>ngày….. tháng ….. năm 202</w:t>
      </w:r>
      <w:r>
        <w:rPr>
          <w:i/>
          <w:iCs/>
          <w:lang w:val="en-US"/>
        </w:rPr>
        <w:t>6</w:t>
      </w:r>
    </w:p>
    <w:p w14:paraId="40D2C471" w14:textId="77777777" w:rsidR="001F4AA8" w:rsidRPr="001F4AA8" w:rsidRDefault="001F4AA8" w:rsidP="00E05270">
      <w:pPr>
        <w:spacing w:line="360" w:lineRule="auto"/>
        <w:ind w:firstLine="720"/>
        <w:jc w:val="right"/>
        <w:rPr>
          <w:lang w:val="en-US"/>
        </w:rPr>
      </w:pPr>
      <w:r w:rsidRPr="001F4AA8">
        <w:rPr>
          <w:lang w:val="en-US"/>
        </w:rPr>
        <w:t>Giáo viên hướng dẫn</w:t>
      </w:r>
    </w:p>
    <w:p w14:paraId="188C770D" w14:textId="77777777" w:rsidR="001F4AA8" w:rsidRPr="001F4AA8" w:rsidRDefault="001F4AA8" w:rsidP="00E05270">
      <w:pPr>
        <w:spacing w:line="360" w:lineRule="auto"/>
        <w:ind w:firstLine="720"/>
        <w:rPr>
          <w:lang w:val="en-US"/>
        </w:rPr>
      </w:pPr>
    </w:p>
    <w:p w14:paraId="4725941E" w14:textId="77777777" w:rsidR="001F4AA8" w:rsidRPr="000D5264" w:rsidRDefault="001F4AA8" w:rsidP="00E05270">
      <w:pPr>
        <w:spacing w:line="360" w:lineRule="auto"/>
        <w:ind w:firstLine="720"/>
        <w:jc w:val="both"/>
        <w:rPr>
          <w:lang w:val="en-US"/>
        </w:rPr>
      </w:pPr>
    </w:p>
    <w:p w14:paraId="3018865A" w14:textId="77777777" w:rsidR="0067063A" w:rsidRPr="00741722" w:rsidRDefault="0067063A" w:rsidP="00E05270">
      <w:pPr>
        <w:spacing w:line="360" w:lineRule="auto"/>
        <w:ind w:left="360"/>
        <w:jc w:val="both"/>
        <w:rPr>
          <w:lang w:val="en-US"/>
        </w:rPr>
      </w:pPr>
    </w:p>
    <w:sectPr w:rsidR="0067063A" w:rsidRPr="00741722" w:rsidSect="00711AAC">
      <w:pgSz w:w="11906" w:h="16838" w:code="9"/>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3FC52" w14:textId="77777777" w:rsidR="00F20A15" w:rsidRDefault="00F20A15" w:rsidP="00054660">
      <w:pPr>
        <w:spacing w:after="0" w:line="240" w:lineRule="auto"/>
      </w:pPr>
      <w:r>
        <w:separator/>
      </w:r>
    </w:p>
  </w:endnote>
  <w:endnote w:type="continuationSeparator" w:id="0">
    <w:p w14:paraId="1BAFE4C7" w14:textId="77777777" w:rsidR="00F20A15" w:rsidRDefault="00F20A15" w:rsidP="00054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3173942"/>
      <w:docPartObj>
        <w:docPartGallery w:val="Page Numbers (Bottom of Page)"/>
        <w:docPartUnique/>
      </w:docPartObj>
    </w:sdtPr>
    <w:sdtEndPr>
      <w:rPr>
        <w:noProof/>
      </w:rPr>
    </w:sdtEndPr>
    <w:sdtContent>
      <w:p w14:paraId="324DD9F3" w14:textId="04266095" w:rsidR="0065408E" w:rsidRDefault="006540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DDF6DD" w14:textId="0C972924" w:rsidR="004A7401" w:rsidRPr="0065408E" w:rsidRDefault="004A7401" w:rsidP="0065408E">
    <w:pPr>
      <w:pStyle w:val="Footer"/>
      <w:tabs>
        <w:tab w:val="clear" w:pos="4513"/>
        <w:tab w:val="clear" w:pos="9026"/>
        <w:tab w:val="left" w:pos="2250"/>
      </w:tabs>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3620408"/>
      <w:docPartObj>
        <w:docPartGallery w:val="Page Numbers (Bottom of Page)"/>
        <w:docPartUnique/>
      </w:docPartObj>
    </w:sdtPr>
    <w:sdtEndPr>
      <w:rPr>
        <w:noProof/>
      </w:rPr>
    </w:sdtEndPr>
    <w:sdtContent>
      <w:p w14:paraId="3C70D630" w14:textId="5F25CAB0" w:rsidR="00711AAC" w:rsidRDefault="00711A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D390D5" w14:textId="77777777" w:rsidR="00A07D81" w:rsidRPr="00711AAC" w:rsidRDefault="00A07D81" w:rsidP="00711A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D07F7" w14:textId="77777777" w:rsidR="00F20A15" w:rsidRDefault="00F20A15" w:rsidP="00054660">
      <w:pPr>
        <w:spacing w:after="0" w:line="240" w:lineRule="auto"/>
      </w:pPr>
      <w:r>
        <w:separator/>
      </w:r>
    </w:p>
  </w:footnote>
  <w:footnote w:type="continuationSeparator" w:id="0">
    <w:p w14:paraId="2D8028F1" w14:textId="77777777" w:rsidR="00F20A15" w:rsidRDefault="00F20A15" w:rsidP="000546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C48D0" w14:textId="77777777" w:rsidR="00877A32" w:rsidRPr="00A07D81" w:rsidRDefault="00877A32" w:rsidP="00A07D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0E947" w14:textId="77777777" w:rsidR="00A07D81" w:rsidRPr="00A07D81" w:rsidRDefault="00A07D81" w:rsidP="00A07D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6F4F"/>
    <w:multiLevelType w:val="multilevel"/>
    <w:tmpl w:val="7A0E1200"/>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32D71D1"/>
    <w:multiLevelType w:val="hybridMultilevel"/>
    <w:tmpl w:val="69A40F9A"/>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F3642"/>
    <w:multiLevelType w:val="hybridMultilevel"/>
    <w:tmpl w:val="6AD265F4"/>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C43CB2"/>
    <w:multiLevelType w:val="multilevel"/>
    <w:tmpl w:val="E34EB4AE"/>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74A4C82"/>
    <w:multiLevelType w:val="hybridMultilevel"/>
    <w:tmpl w:val="C80E4A22"/>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1221D3"/>
    <w:multiLevelType w:val="multilevel"/>
    <w:tmpl w:val="72D48F94"/>
    <w:lvl w:ilvl="0">
      <w:start w:val="1"/>
      <w:numFmt w:val="bullet"/>
      <w:lvlText w:val="-"/>
      <w:lvlJc w:val="left"/>
      <w:pPr>
        <w:ind w:left="720" w:hanging="360"/>
      </w:pPr>
      <w:rPr>
        <w:rFonts w:ascii="Times New Roman" w:eastAsiaTheme="minorHAnsi"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9B46077"/>
    <w:multiLevelType w:val="hybridMultilevel"/>
    <w:tmpl w:val="18828242"/>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063265"/>
    <w:multiLevelType w:val="hybridMultilevel"/>
    <w:tmpl w:val="361085F8"/>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436265"/>
    <w:multiLevelType w:val="hybridMultilevel"/>
    <w:tmpl w:val="01A436B8"/>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AA2186"/>
    <w:multiLevelType w:val="hybridMultilevel"/>
    <w:tmpl w:val="B666EDE6"/>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E86100"/>
    <w:multiLevelType w:val="hybridMultilevel"/>
    <w:tmpl w:val="2D9E8A7A"/>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FE2FC6"/>
    <w:multiLevelType w:val="hybridMultilevel"/>
    <w:tmpl w:val="E048CE48"/>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3021B1"/>
    <w:multiLevelType w:val="hybridMultilevel"/>
    <w:tmpl w:val="73C49114"/>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AA32C6"/>
    <w:multiLevelType w:val="hybridMultilevel"/>
    <w:tmpl w:val="1F7AFEC0"/>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D81B76"/>
    <w:multiLevelType w:val="multilevel"/>
    <w:tmpl w:val="9E8AA018"/>
    <w:lvl w:ilvl="0">
      <w:start w:val="1"/>
      <w:numFmt w:val="bullet"/>
      <w:lvlText w:val="-"/>
      <w:lvlJc w:val="left"/>
      <w:pPr>
        <w:ind w:left="720" w:hanging="360"/>
      </w:pPr>
      <w:rPr>
        <w:rFonts w:ascii="Times New Roman" w:eastAsiaTheme="minorHAnsi"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F335272"/>
    <w:multiLevelType w:val="multilevel"/>
    <w:tmpl w:val="F370C2F4"/>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1146B2D"/>
    <w:multiLevelType w:val="hybridMultilevel"/>
    <w:tmpl w:val="ECC27C6C"/>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2A3082"/>
    <w:multiLevelType w:val="hybridMultilevel"/>
    <w:tmpl w:val="3CAC25D4"/>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D128C8"/>
    <w:multiLevelType w:val="hybridMultilevel"/>
    <w:tmpl w:val="9B9E7C42"/>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E27EA5"/>
    <w:multiLevelType w:val="hybridMultilevel"/>
    <w:tmpl w:val="A08A751C"/>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750340"/>
    <w:multiLevelType w:val="hybridMultilevel"/>
    <w:tmpl w:val="0BFC266C"/>
    <w:lvl w:ilvl="0" w:tplc="2878CA6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5064602"/>
    <w:multiLevelType w:val="multilevel"/>
    <w:tmpl w:val="E34EB4AE"/>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15AE7388"/>
    <w:multiLevelType w:val="multilevel"/>
    <w:tmpl w:val="72D48F94"/>
    <w:lvl w:ilvl="0">
      <w:start w:val="1"/>
      <w:numFmt w:val="bullet"/>
      <w:lvlText w:val="-"/>
      <w:lvlJc w:val="left"/>
      <w:pPr>
        <w:ind w:left="720" w:hanging="360"/>
      </w:pPr>
      <w:rPr>
        <w:rFonts w:ascii="Times New Roman" w:eastAsiaTheme="minorHAnsi"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A27106B"/>
    <w:multiLevelType w:val="multilevel"/>
    <w:tmpl w:val="68867508"/>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1AE56DCC"/>
    <w:multiLevelType w:val="multilevel"/>
    <w:tmpl w:val="0B66C94E"/>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1B8749D4"/>
    <w:multiLevelType w:val="multilevel"/>
    <w:tmpl w:val="0B66C94E"/>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1B972A97"/>
    <w:multiLevelType w:val="multilevel"/>
    <w:tmpl w:val="9E8AA018"/>
    <w:lvl w:ilvl="0">
      <w:start w:val="1"/>
      <w:numFmt w:val="bullet"/>
      <w:lvlText w:val="-"/>
      <w:lvlJc w:val="left"/>
      <w:pPr>
        <w:ind w:left="720" w:hanging="360"/>
      </w:pPr>
      <w:rPr>
        <w:rFonts w:ascii="Times New Roman" w:eastAsiaTheme="minorHAnsi"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1B9971F8"/>
    <w:multiLevelType w:val="hybridMultilevel"/>
    <w:tmpl w:val="1D8E34AC"/>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D1202DA"/>
    <w:multiLevelType w:val="multilevel"/>
    <w:tmpl w:val="3E965088"/>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1D272A9D"/>
    <w:multiLevelType w:val="hybridMultilevel"/>
    <w:tmpl w:val="0514341E"/>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DA60DB0"/>
    <w:multiLevelType w:val="hybridMultilevel"/>
    <w:tmpl w:val="8090B266"/>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FB3A3A"/>
    <w:multiLevelType w:val="hybridMultilevel"/>
    <w:tmpl w:val="EC40DC10"/>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6426105"/>
    <w:multiLevelType w:val="multilevel"/>
    <w:tmpl w:val="72D48F94"/>
    <w:lvl w:ilvl="0">
      <w:start w:val="1"/>
      <w:numFmt w:val="bullet"/>
      <w:lvlText w:val="-"/>
      <w:lvlJc w:val="left"/>
      <w:pPr>
        <w:ind w:left="720" w:hanging="360"/>
      </w:pPr>
      <w:rPr>
        <w:rFonts w:ascii="Times New Roman" w:eastAsiaTheme="minorHAnsi"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2644405E"/>
    <w:multiLevelType w:val="hybridMultilevel"/>
    <w:tmpl w:val="3D728720"/>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6F831F2"/>
    <w:multiLevelType w:val="hybridMultilevel"/>
    <w:tmpl w:val="83329192"/>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205B3E"/>
    <w:multiLevelType w:val="hybridMultilevel"/>
    <w:tmpl w:val="5A9A333A"/>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AE3716A"/>
    <w:multiLevelType w:val="multilevel"/>
    <w:tmpl w:val="E34EB4AE"/>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2B66361A"/>
    <w:multiLevelType w:val="multilevel"/>
    <w:tmpl w:val="FCF00B9A"/>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2BE34CAE"/>
    <w:multiLevelType w:val="multilevel"/>
    <w:tmpl w:val="0B66C94E"/>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2FAC2381"/>
    <w:multiLevelType w:val="hybridMultilevel"/>
    <w:tmpl w:val="770EC8EA"/>
    <w:lvl w:ilvl="0" w:tplc="2878CA6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041705B"/>
    <w:multiLevelType w:val="multilevel"/>
    <w:tmpl w:val="500EB8D6"/>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3157038C"/>
    <w:multiLevelType w:val="hybridMultilevel"/>
    <w:tmpl w:val="39EC721A"/>
    <w:lvl w:ilvl="0" w:tplc="2878CA60">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1AE1F0F"/>
    <w:multiLevelType w:val="multilevel"/>
    <w:tmpl w:val="92041D64"/>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31E3148B"/>
    <w:multiLevelType w:val="multilevel"/>
    <w:tmpl w:val="A8F8D9E0"/>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333E1B7E"/>
    <w:multiLevelType w:val="hybridMultilevel"/>
    <w:tmpl w:val="C9E013B0"/>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5FC4EA0"/>
    <w:multiLevelType w:val="multilevel"/>
    <w:tmpl w:val="186A1CE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391A47AC"/>
    <w:multiLevelType w:val="hybridMultilevel"/>
    <w:tmpl w:val="C388EDFA"/>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9843E8E"/>
    <w:multiLevelType w:val="hybridMultilevel"/>
    <w:tmpl w:val="09AEA132"/>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AE9400E"/>
    <w:multiLevelType w:val="multilevel"/>
    <w:tmpl w:val="63807986"/>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3C7A61A2"/>
    <w:multiLevelType w:val="hybridMultilevel"/>
    <w:tmpl w:val="B9A0ADC6"/>
    <w:lvl w:ilvl="0" w:tplc="2878CA6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3CC34D40"/>
    <w:multiLevelType w:val="hybridMultilevel"/>
    <w:tmpl w:val="964451F8"/>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CD8726F"/>
    <w:multiLevelType w:val="multilevel"/>
    <w:tmpl w:val="C090F320"/>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3D15207E"/>
    <w:multiLevelType w:val="hybridMultilevel"/>
    <w:tmpl w:val="4DB0E038"/>
    <w:lvl w:ilvl="0" w:tplc="2878CA6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3E8A6BD8"/>
    <w:multiLevelType w:val="hybridMultilevel"/>
    <w:tmpl w:val="0B88DF58"/>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1E77C01"/>
    <w:multiLevelType w:val="multilevel"/>
    <w:tmpl w:val="9E8AA018"/>
    <w:lvl w:ilvl="0">
      <w:start w:val="1"/>
      <w:numFmt w:val="bullet"/>
      <w:lvlText w:val="-"/>
      <w:lvlJc w:val="left"/>
      <w:pPr>
        <w:ind w:left="720" w:hanging="360"/>
      </w:pPr>
      <w:rPr>
        <w:rFonts w:ascii="Times New Roman" w:eastAsiaTheme="minorHAnsi"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44D146EC"/>
    <w:multiLevelType w:val="multilevel"/>
    <w:tmpl w:val="BCB05BCE"/>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461733C5"/>
    <w:multiLevelType w:val="multilevel"/>
    <w:tmpl w:val="72D48F94"/>
    <w:lvl w:ilvl="0">
      <w:start w:val="1"/>
      <w:numFmt w:val="bullet"/>
      <w:lvlText w:val="-"/>
      <w:lvlJc w:val="left"/>
      <w:pPr>
        <w:ind w:left="720" w:hanging="360"/>
      </w:pPr>
      <w:rPr>
        <w:rFonts w:ascii="Times New Roman" w:eastAsiaTheme="minorHAnsi"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482D3772"/>
    <w:multiLevelType w:val="hybridMultilevel"/>
    <w:tmpl w:val="829624DC"/>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8900BF7"/>
    <w:multiLevelType w:val="hybridMultilevel"/>
    <w:tmpl w:val="6F70AD4C"/>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A9D3908"/>
    <w:multiLevelType w:val="multilevel"/>
    <w:tmpl w:val="71DEF2F8"/>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4B791E3A"/>
    <w:multiLevelType w:val="hybridMultilevel"/>
    <w:tmpl w:val="B42C8626"/>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BC34385"/>
    <w:multiLevelType w:val="multilevel"/>
    <w:tmpl w:val="9E8AA018"/>
    <w:lvl w:ilvl="0">
      <w:start w:val="1"/>
      <w:numFmt w:val="bullet"/>
      <w:lvlText w:val="-"/>
      <w:lvlJc w:val="left"/>
      <w:pPr>
        <w:ind w:left="720" w:hanging="360"/>
      </w:pPr>
      <w:rPr>
        <w:rFonts w:ascii="Times New Roman" w:eastAsiaTheme="minorHAnsi"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4E432AEA"/>
    <w:multiLevelType w:val="hybridMultilevel"/>
    <w:tmpl w:val="24E4AFBE"/>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F5D72C6"/>
    <w:multiLevelType w:val="multilevel"/>
    <w:tmpl w:val="304ACD96"/>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4FBF270F"/>
    <w:multiLevelType w:val="multilevel"/>
    <w:tmpl w:val="DE144D3C"/>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53C318B1"/>
    <w:multiLevelType w:val="hybridMultilevel"/>
    <w:tmpl w:val="F1747852"/>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44A65E4"/>
    <w:multiLevelType w:val="multilevel"/>
    <w:tmpl w:val="5E821706"/>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55F02406"/>
    <w:multiLevelType w:val="hybridMultilevel"/>
    <w:tmpl w:val="64B4E13E"/>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7C90C7E"/>
    <w:multiLevelType w:val="multilevel"/>
    <w:tmpl w:val="E34EB4AE"/>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15:restartNumberingAfterBreak="0">
    <w:nsid w:val="57E36FB6"/>
    <w:multiLevelType w:val="hybridMultilevel"/>
    <w:tmpl w:val="C1988D72"/>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84356DC"/>
    <w:multiLevelType w:val="hybridMultilevel"/>
    <w:tmpl w:val="FE8278C8"/>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8ED3A91"/>
    <w:multiLevelType w:val="multilevel"/>
    <w:tmpl w:val="79B46498"/>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5A194A68"/>
    <w:multiLevelType w:val="hybridMultilevel"/>
    <w:tmpl w:val="67244548"/>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A7B5DB4"/>
    <w:multiLevelType w:val="multilevel"/>
    <w:tmpl w:val="21725A50"/>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5B076604"/>
    <w:multiLevelType w:val="hybridMultilevel"/>
    <w:tmpl w:val="CDD04572"/>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C8C3EAD"/>
    <w:multiLevelType w:val="hybridMultilevel"/>
    <w:tmpl w:val="5BC4C806"/>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E2D2162"/>
    <w:multiLevelType w:val="hybridMultilevel"/>
    <w:tmpl w:val="ABC4F2B2"/>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F6A1EDD"/>
    <w:multiLevelType w:val="multilevel"/>
    <w:tmpl w:val="9E8AA018"/>
    <w:lvl w:ilvl="0">
      <w:start w:val="1"/>
      <w:numFmt w:val="bullet"/>
      <w:lvlText w:val="-"/>
      <w:lvlJc w:val="left"/>
      <w:pPr>
        <w:ind w:left="720" w:hanging="360"/>
      </w:pPr>
      <w:rPr>
        <w:rFonts w:ascii="Times New Roman" w:eastAsiaTheme="minorHAnsi"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8" w15:restartNumberingAfterBreak="0">
    <w:nsid w:val="5FA87055"/>
    <w:multiLevelType w:val="hybridMultilevel"/>
    <w:tmpl w:val="5D866BF4"/>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FB909A3"/>
    <w:multiLevelType w:val="multilevel"/>
    <w:tmpl w:val="8080116A"/>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0" w15:restartNumberingAfterBreak="0">
    <w:nsid w:val="613F7DF5"/>
    <w:multiLevelType w:val="hybridMultilevel"/>
    <w:tmpl w:val="CA9674A2"/>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1D86595"/>
    <w:multiLevelType w:val="multilevel"/>
    <w:tmpl w:val="72D48F94"/>
    <w:lvl w:ilvl="0">
      <w:start w:val="1"/>
      <w:numFmt w:val="bullet"/>
      <w:lvlText w:val="-"/>
      <w:lvlJc w:val="left"/>
      <w:pPr>
        <w:ind w:left="720" w:hanging="360"/>
      </w:pPr>
      <w:rPr>
        <w:rFonts w:ascii="Times New Roman" w:eastAsiaTheme="minorHAnsi"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 w15:restartNumberingAfterBreak="0">
    <w:nsid w:val="626B670D"/>
    <w:multiLevelType w:val="multilevel"/>
    <w:tmpl w:val="72D48F94"/>
    <w:lvl w:ilvl="0">
      <w:start w:val="1"/>
      <w:numFmt w:val="bullet"/>
      <w:lvlText w:val="-"/>
      <w:lvlJc w:val="left"/>
      <w:pPr>
        <w:ind w:left="720" w:hanging="360"/>
      </w:pPr>
      <w:rPr>
        <w:rFonts w:ascii="Times New Roman" w:eastAsiaTheme="minorHAnsi"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15:restartNumberingAfterBreak="0">
    <w:nsid w:val="63783D0E"/>
    <w:multiLevelType w:val="multilevel"/>
    <w:tmpl w:val="0B66C94E"/>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 w15:restartNumberingAfterBreak="0">
    <w:nsid w:val="64611BB0"/>
    <w:multiLevelType w:val="multilevel"/>
    <w:tmpl w:val="99025CE8"/>
    <w:lvl w:ilvl="0">
      <w:start w:val="1"/>
      <w:numFmt w:val="bullet"/>
      <w:lvlText w:val="-"/>
      <w:lvlJc w:val="left"/>
      <w:pPr>
        <w:ind w:left="720" w:hanging="360"/>
      </w:pPr>
      <w:rPr>
        <w:rFonts w:ascii="Times New Roman" w:eastAsiaTheme="minorHAnsi"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15:restartNumberingAfterBreak="0">
    <w:nsid w:val="64C815F1"/>
    <w:multiLevelType w:val="multilevel"/>
    <w:tmpl w:val="EF16AC2C"/>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 w15:restartNumberingAfterBreak="0">
    <w:nsid w:val="64E9124A"/>
    <w:multiLevelType w:val="hybridMultilevel"/>
    <w:tmpl w:val="003C778A"/>
    <w:lvl w:ilvl="0" w:tplc="2878CA60">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689A215E"/>
    <w:multiLevelType w:val="hybridMultilevel"/>
    <w:tmpl w:val="76FE8F44"/>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8F423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69B80EC1"/>
    <w:multiLevelType w:val="hybridMultilevel"/>
    <w:tmpl w:val="27C06548"/>
    <w:lvl w:ilvl="0" w:tplc="2878CA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A114F30"/>
    <w:multiLevelType w:val="hybridMultilevel"/>
    <w:tmpl w:val="5052CE10"/>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ACA0E7C"/>
    <w:multiLevelType w:val="multilevel"/>
    <w:tmpl w:val="72D48F94"/>
    <w:lvl w:ilvl="0">
      <w:start w:val="1"/>
      <w:numFmt w:val="bullet"/>
      <w:lvlText w:val="-"/>
      <w:lvlJc w:val="left"/>
      <w:pPr>
        <w:ind w:left="720" w:hanging="360"/>
      </w:pPr>
      <w:rPr>
        <w:rFonts w:ascii="Times New Roman" w:eastAsiaTheme="minorHAnsi"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2" w15:restartNumberingAfterBreak="0">
    <w:nsid w:val="6B69612D"/>
    <w:multiLevelType w:val="multilevel"/>
    <w:tmpl w:val="9E8AA018"/>
    <w:lvl w:ilvl="0">
      <w:start w:val="1"/>
      <w:numFmt w:val="bullet"/>
      <w:lvlText w:val="-"/>
      <w:lvlJc w:val="left"/>
      <w:pPr>
        <w:ind w:left="720" w:hanging="360"/>
      </w:pPr>
      <w:rPr>
        <w:rFonts w:ascii="Times New Roman" w:eastAsiaTheme="minorHAnsi"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3" w15:restartNumberingAfterBreak="0">
    <w:nsid w:val="73F84E51"/>
    <w:multiLevelType w:val="multilevel"/>
    <w:tmpl w:val="06F67128"/>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15:restartNumberingAfterBreak="0">
    <w:nsid w:val="744F50AB"/>
    <w:multiLevelType w:val="hybridMultilevel"/>
    <w:tmpl w:val="DD441F78"/>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703752B"/>
    <w:multiLevelType w:val="hybridMultilevel"/>
    <w:tmpl w:val="AAEEEAA8"/>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813527E"/>
    <w:multiLevelType w:val="hybridMultilevel"/>
    <w:tmpl w:val="09CC53F4"/>
    <w:lvl w:ilvl="0" w:tplc="2878C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A4C7775"/>
    <w:multiLevelType w:val="multilevel"/>
    <w:tmpl w:val="72D48F94"/>
    <w:lvl w:ilvl="0">
      <w:start w:val="1"/>
      <w:numFmt w:val="bullet"/>
      <w:lvlText w:val="-"/>
      <w:lvlJc w:val="left"/>
      <w:pPr>
        <w:ind w:left="720" w:hanging="360"/>
      </w:pPr>
      <w:rPr>
        <w:rFonts w:ascii="Times New Roman" w:eastAsiaTheme="minorHAnsi"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8" w15:restartNumberingAfterBreak="0">
    <w:nsid w:val="7EF4268C"/>
    <w:multiLevelType w:val="multilevel"/>
    <w:tmpl w:val="9E8AA018"/>
    <w:lvl w:ilvl="0">
      <w:start w:val="1"/>
      <w:numFmt w:val="bullet"/>
      <w:lvlText w:val="-"/>
      <w:lvlJc w:val="left"/>
      <w:pPr>
        <w:ind w:left="720" w:hanging="360"/>
      </w:pPr>
      <w:rPr>
        <w:rFonts w:ascii="Times New Roman" w:eastAsiaTheme="minorHAnsi"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692997242">
    <w:abstractNumId w:val="30"/>
  </w:num>
  <w:num w:numId="2" w16cid:durableId="1358966093">
    <w:abstractNumId w:val="4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03794508">
    <w:abstractNumId w:val="42"/>
  </w:num>
  <w:num w:numId="4" w16cid:durableId="905725506">
    <w:abstractNumId w:val="4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81174711">
    <w:abstractNumId w:val="33"/>
  </w:num>
  <w:num w:numId="6" w16cid:durableId="1355839786">
    <w:abstractNumId w:val="17"/>
  </w:num>
  <w:num w:numId="7" w16cid:durableId="2079982431">
    <w:abstractNumId w:val="73"/>
  </w:num>
  <w:num w:numId="8" w16cid:durableId="1753620486">
    <w:abstractNumId w:val="0"/>
  </w:num>
  <w:num w:numId="9" w16cid:durableId="680200486">
    <w:abstractNumId w:val="66"/>
  </w:num>
  <w:num w:numId="10" w16cid:durableId="1804349548">
    <w:abstractNumId w:val="51"/>
  </w:num>
  <w:num w:numId="11" w16cid:durableId="176623030">
    <w:abstractNumId w:val="23"/>
  </w:num>
  <w:num w:numId="12" w16cid:durableId="1654068945">
    <w:abstractNumId w:val="63"/>
  </w:num>
  <w:num w:numId="13" w16cid:durableId="417285564">
    <w:abstractNumId w:val="15"/>
  </w:num>
  <w:num w:numId="14" w16cid:durableId="441386682">
    <w:abstractNumId w:val="48"/>
  </w:num>
  <w:num w:numId="15" w16cid:durableId="340162056">
    <w:abstractNumId w:val="64"/>
  </w:num>
  <w:num w:numId="16" w16cid:durableId="826748394">
    <w:abstractNumId w:val="59"/>
  </w:num>
  <w:num w:numId="17" w16cid:durableId="994526742">
    <w:abstractNumId w:val="93"/>
  </w:num>
  <w:num w:numId="18" w16cid:durableId="417556448">
    <w:abstractNumId w:val="71"/>
  </w:num>
  <w:num w:numId="19" w16cid:durableId="328338067">
    <w:abstractNumId w:val="55"/>
  </w:num>
  <w:num w:numId="20" w16cid:durableId="1715544871">
    <w:abstractNumId w:val="79"/>
  </w:num>
  <w:num w:numId="21" w16cid:durableId="941303996">
    <w:abstractNumId w:val="37"/>
  </w:num>
  <w:num w:numId="22" w16cid:durableId="258878253">
    <w:abstractNumId w:val="4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62431047">
    <w:abstractNumId w:val="70"/>
  </w:num>
  <w:num w:numId="24" w16cid:durableId="724720090">
    <w:abstractNumId w:val="46"/>
  </w:num>
  <w:num w:numId="25" w16cid:durableId="255944920">
    <w:abstractNumId w:val="21"/>
  </w:num>
  <w:num w:numId="26" w16cid:durableId="1922593728">
    <w:abstractNumId w:val="68"/>
  </w:num>
  <w:num w:numId="27" w16cid:durableId="1182163554">
    <w:abstractNumId w:val="3"/>
  </w:num>
  <w:num w:numId="28" w16cid:durableId="1315916125">
    <w:abstractNumId w:val="36"/>
  </w:num>
  <w:num w:numId="29" w16cid:durableId="917448524">
    <w:abstractNumId w:val="50"/>
  </w:num>
  <w:num w:numId="30" w16cid:durableId="2042582308">
    <w:abstractNumId w:val="2"/>
  </w:num>
  <w:num w:numId="31" w16cid:durableId="33385597">
    <w:abstractNumId w:val="58"/>
  </w:num>
  <w:num w:numId="32" w16cid:durableId="1781685369">
    <w:abstractNumId w:val="78"/>
  </w:num>
  <w:num w:numId="33" w16cid:durableId="803037261">
    <w:abstractNumId w:val="31"/>
  </w:num>
  <w:num w:numId="34" w16cid:durableId="1456174826">
    <w:abstractNumId w:val="65"/>
  </w:num>
  <w:num w:numId="35" w16cid:durableId="1310162909">
    <w:abstractNumId w:val="9"/>
  </w:num>
  <w:num w:numId="36" w16cid:durableId="1311592222">
    <w:abstractNumId w:val="4"/>
  </w:num>
  <w:num w:numId="37" w16cid:durableId="487750189">
    <w:abstractNumId w:val="76"/>
  </w:num>
  <w:num w:numId="38" w16cid:durableId="1853957145">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50313713">
    <w:abstractNumId w:val="86"/>
  </w:num>
  <w:num w:numId="40" w16cid:durableId="1785343519">
    <w:abstractNumId w:val="10"/>
  </w:num>
  <w:num w:numId="41" w16cid:durableId="1060784313">
    <w:abstractNumId w:val="29"/>
  </w:num>
  <w:num w:numId="42" w16cid:durableId="846558981">
    <w:abstractNumId w:val="49"/>
  </w:num>
  <w:num w:numId="43" w16cid:durableId="118113220">
    <w:abstractNumId w:val="6"/>
  </w:num>
  <w:num w:numId="44" w16cid:durableId="297535587">
    <w:abstractNumId w:val="90"/>
  </w:num>
  <w:num w:numId="45" w16cid:durableId="1972512617">
    <w:abstractNumId w:val="44"/>
  </w:num>
  <w:num w:numId="46" w16cid:durableId="1919362710">
    <w:abstractNumId w:val="18"/>
  </w:num>
  <w:num w:numId="47" w16cid:durableId="1694260306">
    <w:abstractNumId w:val="94"/>
  </w:num>
  <w:num w:numId="48" w16cid:durableId="616565995">
    <w:abstractNumId w:val="57"/>
  </w:num>
  <w:num w:numId="49" w16cid:durableId="1133449424">
    <w:abstractNumId w:val="47"/>
  </w:num>
  <w:num w:numId="50" w16cid:durableId="967006188">
    <w:abstractNumId w:val="53"/>
  </w:num>
  <w:num w:numId="51" w16cid:durableId="1389257986">
    <w:abstractNumId w:val="67"/>
  </w:num>
  <w:num w:numId="52" w16cid:durableId="507791743">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702248263">
    <w:abstractNumId w:val="84"/>
  </w:num>
  <w:num w:numId="54" w16cid:durableId="691079411">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030254889">
    <w:abstractNumId w:val="8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985547749">
    <w:abstractNumId w:val="54"/>
  </w:num>
  <w:num w:numId="57" w16cid:durableId="701591473">
    <w:abstractNumId w:val="26"/>
  </w:num>
  <w:num w:numId="58" w16cid:durableId="468133065">
    <w:abstractNumId w:val="77"/>
  </w:num>
  <w:num w:numId="59" w16cid:durableId="1695695410">
    <w:abstractNumId w:val="61"/>
  </w:num>
  <w:num w:numId="60" w16cid:durableId="1703819607">
    <w:abstractNumId w:val="98"/>
  </w:num>
  <w:num w:numId="61" w16cid:durableId="1609659219">
    <w:abstractNumId w:val="14"/>
  </w:num>
  <w:num w:numId="62" w16cid:durableId="1874145582">
    <w:abstractNumId w:val="92"/>
  </w:num>
  <w:num w:numId="63" w16cid:durableId="1851606140">
    <w:abstractNumId w:val="25"/>
  </w:num>
  <w:num w:numId="64" w16cid:durableId="763846267">
    <w:abstractNumId w:val="83"/>
  </w:num>
  <w:num w:numId="65" w16cid:durableId="1564681188">
    <w:abstractNumId w:val="24"/>
  </w:num>
  <w:num w:numId="66" w16cid:durableId="781148588">
    <w:abstractNumId w:val="52"/>
  </w:num>
  <w:num w:numId="67" w16cid:durableId="1375425302">
    <w:abstractNumId w:val="56"/>
  </w:num>
  <w:num w:numId="68" w16cid:durableId="2072003375">
    <w:abstractNumId w:val="32"/>
  </w:num>
  <w:num w:numId="69" w16cid:durableId="178006412">
    <w:abstractNumId w:val="22"/>
  </w:num>
  <w:num w:numId="70" w16cid:durableId="416439507">
    <w:abstractNumId w:val="81"/>
  </w:num>
  <w:num w:numId="71" w16cid:durableId="1710645413">
    <w:abstractNumId w:val="82"/>
  </w:num>
  <w:num w:numId="72" w16cid:durableId="611782629">
    <w:abstractNumId w:val="97"/>
  </w:num>
  <w:num w:numId="73" w16cid:durableId="1224104818">
    <w:abstractNumId w:val="91"/>
  </w:num>
  <w:num w:numId="74" w16cid:durableId="668748414">
    <w:abstractNumId w:val="5"/>
  </w:num>
  <w:num w:numId="75" w16cid:durableId="1331980098">
    <w:abstractNumId w:val="41"/>
  </w:num>
  <w:num w:numId="76" w16cid:durableId="625812281">
    <w:abstractNumId w:val="11"/>
  </w:num>
  <w:num w:numId="77" w16cid:durableId="1734043029">
    <w:abstractNumId w:val="72"/>
  </w:num>
  <w:num w:numId="78" w16cid:durableId="268051356">
    <w:abstractNumId w:val="60"/>
  </w:num>
  <w:num w:numId="79" w16cid:durableId="1701201878">
    <w:abstractNumId w:val="13"/>
  </w:num>
  <w:num w:numId="80" w16cid:durableId="2246334">
    <w:abstractNumId w:val="27"/>
  </w:num>
  <w:num w:numId="81" w16cid:durableId="2106225227">
    <w:abstractNumId w:val="87"/>
  </w:num>
  <w:num w:numId="82" w16cid:durableId="610552628">
    <w:abstractNumId w:val="69"/>
  </w:num>
  <w:num w:numId="83" w16cid:durableId="221329574">
    <w:abstractNumId w:val="95"/>
  </w:num>
  <w:num w:numId="84" w16cid:durableId="1151215922">
    <w:abstractNumId w:val="35"/>
  </w:num>
  <w:num w:numId="85" w16cid:durableId="416831340">
    <w:abstractNumId w:val="16"/>
  </w:num>
  <w:num w:numId="86" w16cid:durableId="358438743">
    <w:abstractNumId w:val="89"/>
  </w:num>
  <w:num w:numId="87" w16cid:durableId="1613051138">
    <w:abstractNumId w:val="62"/>
  </w:num>
  <w:num w:numId="88" w16cid:durableId="47723980">
    <w:abstractNumId w:val="1"/>
  </w:num>
  <w:num w:numId="89" w16cid:durableId="69012822">
    <w:abstractNumId w:val="74"/>
  </w:num>
  <w:num w:numId="90" w16cid:durableId="1970895443">
    <w:abstractNumId w:val="12"/>
  </w:num>
  <w:num w:numId="91" w16cid:durableId="2090232965">
    <w:abstractNumId w:val="7"/>
  </w:num>
  <w:num w:numId="92" w16cid:durableId="2013530347">
    <w:abstractNumId w:val="75"/>
  </w:num>
  <w:num w:numId="93" w16cid:durableId="526286643">
    <w:abstractNumId w:val="34"/>
  </w:num>
  <w:num w:numId="94" w16cid:durableId="32653641">
    <w:abstractNumId w:val="80"/>
  </w:num>
  <w:num w:numId="95" w16cid:durableId="1090542564">
    <w:abstractNumId w:val="8"/>
  </w:num>
  <w:num w:numId="96" w16cid:durableId="432825434">
    <w:abstractNumId w:val="19"/>
  </w:num>
  <w:num w:numId="97" w16cid:durableId="1844659457">
    <w:abstractNumId w:val="96"/>
  </w:num>
  <w:num w:numId="98" w16cid:durableId="201290888">
    <w:abstractNumId w:val="88"/>
  </w:num>
  <w:num w:numId="99" w16cid:durableId="355011271">
    <w:abstractNumId w:val="39"/>
  </w:num>
  <w:num w:numId="100" w16cid:durableId="333185771">
    <w:abstractNumId w:val="20"/>
  </w:num>
  <w:numIdMacAtCleanup w:val="9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 hoang">
    <w15:presenceInfo w15:providerId="Windows Live" w15:userId="59a46dc0b3930b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B65"/>
    <w:rsid w:val="000247D2"/>
    <w:rsid w:val="00040DEF"/>
    <w:rsid w:val="00043965"/>
    <w:rsid w:val="00054660"/>
    <w:rsid w:val="00060C8C"/>
    <w:rsid w:val="00062C9E"/>
    <w:rsid w:val="000737FA"/>
    <w:rsid w:val="00084C87"/>
    <w:rsid w:val="000A6768"/>
    <w:rsid w:val="000D5264"/>
    <w:rsid w:val="000D56A3"/>
    <w:rsid w:val="000F370C"/>
    <w:rsid w:val="001018F7"/>
    <w:rsid w:val="001456B0"/>
    <w:rsid w:val="00145BE0"/>
    <w:rsid w:val="00193B8E"/>
    <w:rsid w:val="00195DF8"/>
    <w:rsid w:val="001A7CB1"/>
    <w:rsid w:val="001E2B0A"/>
    <w:rsid w:val="001F0B14"/>
    <w:rsid w:val="001F4AA8"/>
    <w:rsid w:val="001F500E"/>
    <w:rsid w:val="00203E5F"/>
    <w:rsid w:val="00214282"/>
    <w:rsid w:val="002205C0"/>
    <w:rsid w:val="0024594C"/>
    <w:rsid w:val="002478AB"/>
    <w:rsid w:val="00285D9D"/>
    <w:rsid w:val="002A5A98"/>
    <w:rsid w:val="002B213D"/>
    <w:rsid w:val="002C45AA"/>
    <w:rsid w:val="002C4821"/>
    <w:rsid w:val="002D0136"/>
    <w:rsid w:val="002D1D28"/>
    <w:rsid w:val="002F1AD7"/>
    <w:rsid w:val="00347DB7"/>
    <w:rsid w:val="0036317A"/>
    <w:rsid w:val="003A1A97"/>
    <w:rsid w:val="003A7634"/>
    <w:rsid w:val="003E6954"/>
    <w:rsid w:val="003F6B30"/>
    <w:rsid w:val="003F702D"/>
    <w:rsid w:val="00402939"/>
    <w:rsid w:val="0041658C"/>
    <w:rsid w:val="00440603"/>
    <w:rsid w:val="004414B5"/>
    <w:rsid w:val="0044698B"/>
    <w:rsid w:val="0045722D"/>
    <w:rsid w:val="00471814"/>
    <w:rsid w:val="004A7401"/>
    <w:rsid w:val="004B5DAC"/>
    <w:rsid w:val="004B5FCF"/>
    <w:rsid w:val="005101FB"/>
    <w:rsid w:val="00512D73"/>
    <w:rsid w:val="005270A0"/>
    <w:rsid w:val="005511FB"/>
    <w:rsid w:val="0055335E"/>
    <w:rsid w:val="005764C4"/>
    <w:rsid w:val="00583C2C"/>
    <w:rsid w:val="00583FDC"/>
    <w:rsid w:val="005A3ABE"/>
    <w:rsid w:val="005A40E9"/>
    <w:rsid w:val="005B7EAD"/>
    <w:rsid w:val="005E4740"/>
    <w:rsid w:val="00617320"/>
    <w:rsid w:val="00635A28"/>
    <w:rsid w:val="0065408E"/>
    <w:rsid w:val="0065464B"/>
    <w:rsid w:val="00654A9C"/>
    <w:rsid w:val="0066747E"/>
    <w:rsid w:val="0067063A"/>
    <w:rsid w:val="006927C9"/>
    <w:rsid w:val="006A37FB"/>
    <w:rsid w:val="006B7C4C"/>
    <w:rsid w:val="00710DAA"/>
    <w:rsid w:val="00711AAC"/>
    <w:rsid w:val="00741722"/>
    <w:rsid w:val="00750E63"/>
    <w:rsid w:val="00752850"/>
    <w:rsid w:val="00757ED2"/>
    <w:rsid w:val="00797284"/>
    <w:rsid w:val="007A7D64"/>
    <w:rsid w:val="007D20FA"/>
    <w:rsid w:val="007F72FB"/>
    <w:rsid w:val="0083042C"/>
    <w:rsid w:val="00856B7C"/>
    <w:rsid w:val="00857820"/>
    <w:rsid w:val="00876D5B"/>
    <w:rsid w:val="00877A32"/>
    <w:rsid w:val="00894F81"/>
    <w:rsid w:val="00896E9B"/>
    <w:rsid w:val="008B7C00"/>
    <w:rsid w:val="008C2412"/>
    <w:rsid w:val="008F0F83"/>
    <w:rsid w:val="00910A2A"/>
    <w:rsid w:val="00917056"/>
    <w:rsid w:val="00930360"/>
    <w:rsid w:val="009356DC"/>
    <w:rsid w:val="009920AC"/>
    <w:rsid w:val="009A5EF5"/>
    <w:rsid w:val="009B3A9C"/>
    <w:rsid w:val="009B4D7C"/>
    <w:rsid w:val="009D7189"/>
    <w:rsid w:val="009E48B5"/>
    <w:rsid w:val="00A07D81"/>
    <w:rsid w:val="00A3158C"/>
    <w:rsid w:val="00A56170"/>
    <w:rsid w:val="00A76656"/>
    <w:rsid w:val="00A93F3A"/>
    <w:rsid w:val="00AB4346"/>
    <w:rsid w:val="00AD77CA"/>
    <w:rsid w:val="00B4195B"/>
    <w:rsid w:val="00B74B65"/>
    <w:rsid w:val="00B8021E"/>
    <w:rsid w:val="00BB51E8"/>
    <w:rsid w:val="00BB5369"/>
    <w:rsid w:val="00BF5605"/>
    <w:rsid w:val="00C23ABB"/>
    <w:rsid w:val="00C2732B"/>
    <w:rsid w:val="00C31571"/>
    <w:rsid w:val="00C4268E"/>
    <w:rsid w:val="00C455B7"/>
    <w:rsid w:val="00C535C1"/>
    <w:rsid w:val="00C85E8A"/>
    <w:rsid w:val="00C973FA"/>
    <w:rsid w:val="00CA303E"/>
    <w:rsid w:val="00D21D37"/>
    <w:rsid w:val="00D2595D"/>
    <w:rsid w:val="00D35FB6"/>
    <w:rsid w:val="00D42E81"/>
    <w:rsid w:val="00D523AE"/>
    <w:rsid w:val="00D832BF"/>
    <w:rsid w:val="00DA24BA"/>
    <w:rsid w:val="00DA7CC5"/>
    <w:rsid w:val="00DB0D24"/>
    <w:rsid w:val="00DE3677"/>
    <w:rsid w:val="00DF0730"/>
    <w:rsid w:val="00E05270"/>
    <w:rsid w:val="00E0551B"/>
    <w:rsid w:val="00E16ADE"/>
    <w:rsid w:val="00E27B5C"/>
    <w:rsid w:val="00E41185"/>
    <w:rsid w:val="00E511EA"/>
    <w:rsid w:val="00E5442A"/>
    <w:rsid w:val="00E708EB"/>
    <w:rsid w:val="00E815C9"/>
    <w:rsid w:val="00E9682A"/>
    <w:rsid w:val="00EC33B3"/>
    <w:rsid w:val="00F07DF7"/>
    <w:rsid w:val="00F20A15"/>
    <w:rsid w:val="00F21E29"/>
    <w:rsid w:val="00F6687D"/>
    <w:rsid w:val="00FA173A"/>
    <w:rsid w:val="00FB35C4"/>
    <w:rsid w:val="4D64E68A"/>
    <w:rsid w:val="55239F5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BA810"/>
  <w15:chartTrackingRefBased/>
  <w15:docId w15:val="{5568D729-4C69-44A6-8B68-20733C596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FCF"/>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9"/>
    <w:qFormat/>
    <w:rsid w:val="00062C9E"/>
    <w:pPr>
      <w:keepNext/>
      <w:keepLines/>
      <w:spacing w:after="0" w:line="360" w:lineRule="auto"/>
      <w:jc w:val="center"/>
      <w:outlineLvl w:val="0"/>
    </w:pPr>
    <w:rPr>
      <w:rFonts w:asciiTheme="majorHAnsi" w:eastAsiaTheme="minorEastAsia" w:hAnsiTheme="majorHAnsi" w:cstheme="majorHAnsi"/>
      <w:b/>
      <w:bCs/>
      <w:noProof/>
      <w:color w:val="000000"/>
      <w:kern w:val="36"/>
      <w:szCs w:val="26"/>
    </w:rPr>
  </w:style>
  <w:style w:type="paragraph" w:styleId="Heading2">
    <w:name w:val="heading 2"/>
    <w:basedOn w:val="Normal"/>
    <w:next w:val="Normal"/>
    <w:link w:val="Heading2Char"/>
    <w:autoRedefine/>
    <w:uiPriority w:val="99"/>
    <w:unhideWhenUsed/>
    <w:qFormat/>
    <w:rsid w:val="000D5264"/>
    <w:pPr>
      <w:keepNext/>
      <w:keepLines/>
      <w:spacing w:before="160" w:after="80"/>
      <w:outlineLvl w:val="1"/>
    </w:pPr>
    <w:rPr>
      <w:rFonts w:eastAsiaTheme="majorEastAsia" w:cstheme="majorBidi"/>
      <w:b/>
      <w:szCs w:val="32"/>
      <w:lang w:val="en-US"/>
    </w:rPr>
  </w:style>
  <w:style w:type="paragraph" w:styleId="Heading3">
    <w:name w:val="heading 3"/>
    <w:basedOn w:val="Normal"/>
    <w:next w:val="Normal"/>
    <w:link w:val="Heading3Char"/>
    <w:autoRedefine/>
    <w:uiPriority w:val="99"/>
    <w:unhideWhenUsed/>
    <w:qFormat/>
    <w:rsid w:val="00040DEF"/>
    <w:pPr>
      <w:keepNext/>
      <w:keepLines/>
      <w:spacing w:before="160" w:after="0"/>
      <w:outlineLvl w:val="2"/>
    </w:pPr>
    <w:rPr>
      <w:rFonts w:eastAsiaTheme="majorEastAsia" w:cstheme="majorBidi"/>
      <w:b/>
      <w:i/>
      <w:szCs w:val="28"/>
      <w:lang w:val="en-US"/>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B74B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74B6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4B6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4B6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4B6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062C9E"/>
    <w:rPr>
      <w:rFonts w:asciiTheme="majorHAnsi" w:eastAsiaTheme="minorEastAsia" w:hAnsiTheme="majorHAnsi" w:cstheme="majorHAnsi"/>
      <w:b/>
      <w:bCs/>
      <w:noProof/>
      <w:color w:val="000000"/>
      <w:kern w:val="36"/>
      <w:sz w:val="26"/>
      <w:szCs w:val="26"/>
    </w:rPr>
  </w:style>
  <w:style w:type="character" w:customStyle="1" w:styleId="Heading2Char">
    <w:name w:val="Heading 2 Char"/>
    <w:basedOn w:val="DefaultParagraphFont"/>
    <w:link w:val="Heading2"/>
    <w:uiPriority w:val="99"/>
    <w:rsid w:val="000D5264"/>
    <w:rPr>
      <w:rFonts w:ascii="Times New Roman" w:eastAsiaTheme="majorEastAsia" w:hAnsi="Times New Roman" w:cstheme="majorBidi"/>
      <w:b/>
      <w:sz w:val="26"/>
      <w:szCs w:val="32"/>
      <w:lang w:val="en-US"/>
    </w:rPr>
  </w:style>
  <w:style w:type="character" w:customStyle="1" w:styleId="Heading3Char">
    <w:name w:val="Heading 3 Char"/>
    <w:basedOn w:val="DefaultParagraphFont"/>
    <w:link w:val="Heading3"/>
    <w:uiPriority w:val="99"/>
    <w:rsid w:val="00040DEF"/>
    <w:rPr>
      <w:rFonts w:ascii="Times New Roman" w:eastAsiaTheme="majorEastAsia" w:hAnsi="Times New Roman" w:cstheme="majorBidi"/>
      <w:b/>
      <w:i/>
      <w:sz w:val="26"/>
      <w:szCs w:val="28"/>
      <w:lang w:val="en-US"/>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E05270"/>
    <w:pPr>
      <w:spacing w:after="200" w:line="360" w:lineRule="auto"/>
      <w:jc w:val="center"/>
    </w:pPr>
    <w:rPr>
      <w:i/>
      <w:szCs w:val="18"/>
    </w:rPr>
  </w:style>
  <w:style w:type="character" w:customStyle="1" w:styleId="Heading5Char">
    <w:name w:val="Heading 5 Char"/>
    <w:basedOn w:val="DefaultParagraphFont"/>
    <w:link w:val="Heading5"/>
    <w:uiPriority w:val="9"/>
    <w:semiHidden/>
    <w:rsid w:val="00B74B65"/>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B74B65"/>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B74B65"/>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B74B65"/>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B74B65"/>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062C9E"/>
    <w:pPr>
      <w:spacing w:after="80" w:line="360" w:lineRule="auto"/>
      <w:contextualSpacing/>
      <w:jc w:val="center"/>
    </w:pPr>
    <w:rPr>
      <w:rFonts w:asciiTheme="majorHAnsi" w:eastAsiaTheme="majorEastAsia" w:hAnsiTheme="majorHAnsi" w:cstheme="majorBidi"/>
      <w:b/>
      <w:spacing w:val="-10"/>
      <w:kern w:val="28"/>
      <w:szCs w:val="56"/>
    </w:rPr>
  </w:style>
  <w:style w:type="character" w:customStyle="1" w:styleId="TitleChar">
    <w:name w:val="Title Char"/>
    <w:basedOn w:val="DefaultParagraphFont"/>
    <w:link w:val="Title"/>
    <w:uiPriority w:val="10"/>
    <w:rsid w:val="00062C9E"/>
    <w:rPr>
      <w:rFonts w:asciiTheme="majorHAnsi" w:eastAsiaTheme="majorEastAsia" w:hAnsiTheme="majorHAnsi" w:cstheme="majorBidi"/>
      <w:b/>
      <w:spacing w:val="-10"/>
      <w:kern w:val="28"/>
      <w:sz w:val="26"/>
      <w:szCs w:val="56"/>
    </w:rPr>
  </w:style>
  <w:style w:type="paragraph" w:styleId="Subtitle">
    <w:name w:val="Subtitle"/>
    <w:basedOn w:val="Normal"/>
    <w:next w:val="Normal"/>
    <w:link w:val="SubtitleChar"/>
    <w:uiPriority w:val="11"/>
    <w:qFormat/>
    <w:rsid w:val="00B74B6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B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4B65"/>
    <w:rPr>
      <w:rFonts w:ascii="Times New Roman" w:hAnsi="Times New Roman"/>
      <w:i/>
      <w:iCs/>
      <w:color w:val="404040" w:themeColor="text1" w:themeTint="BF"/>
      <w:sz w:val="26"/>
    </w:rPr>
  </w:style>
  <w:style w:type="paragraph" w:styleId="ListParagraph">
    <w:name w:val="List Paragraph"/>
    <w:basedOn w:val="Normal"/>
    <w:uiPriority w:val="99"/>
    <w:qFormat/>
    <w:rsid w:val="00B74B65"/>
    <w:pPr>
      <w:ind w:left="720"/>
      <w:contextualSpacing/>
    </w:pPr>
  </w:style>
  <w:style w:type="character" w:styleId="IntenseEmphasis">
    <w:name w:val="Intense Emphasis"/>
    <w:basedOn w:val="DefaultParagraphFont"/>
    <w:uiPriority w:val="21"/>
    <w:qFormat/>
    <w:rsid w:val="00B74B65"/>
    <w:rPr>
      <w:i/>
      <w:iCs/>
      <w:color w:val="0F4761" w:themeColor="accent1" w:themeShade="BF"/>
    </w:rPr>
  </w:style>
  <w:style w:type="paragraph" w:styleId="IntenseQuote">
    <w:name w:val="Intense Quote"/>
    <w:basedOn w:val="Normal"/>
    <w:next w:val="Normal"/>
    <w:link w:val="IntenseQuoteChar"/>
    <w:uiPriority w:val="30"/>
    <w:qFormat/>
    <w:rsid w:val="00B74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B65"/>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B74B65"/>
    <w:rPr>
      <w:b/>
      <w:bCs/>
      <w:smallCaps/>
      <w:color w:val="0F4761" w:themeColor="accent1" w:themeShade="BF"/>
      <w:spacing w:val="5"/>
    </w:rPr>
  </w:style>
  <w:style w:type="paragraph" w:styleId="Header">
    <w:name w:val="header"/>
    <w:basedOn w:val="Normal"/>
    <w:link w:val="HeaderChar"/>
    <w:uiPriority w:val="99"/>
    <w:unhideWhenUsed/>
    <w:rsid w:val="000546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4660"/>
    <w:rPr>
      <w:rFonts w:ascii="Times New Roman" w:hAnsi="Times New Roman"/>
      <w:sz w:val="26"/>
    </w:rPr>
  </w:style>
  <w:style w:type="paragraph" w:styleId="Footer">
    <w:name w:val="footer"/>
    <w:basedOn w:val="Normal"/>
    <w:link w:val="FooterChar"/>
    <w:uiPriority w:val="99"/>
    <w:unhideWhenUsed/>
    <w:rsid w:val="000546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4660"/>
    <w:rPr>
      <w:rFonts w:ascii="Times New Roman" w:hAnsi="Times New Roman"/>
      <w:sz w:val="26"/>
    </w:rPr>
  </w:style>
  <w:style w:type="paragraph" w:customStyle="1" w:styleId="msonormal0">
    <w:name w:val="msonormal"/>
    <w:basedOn w:val="Normal"/>
    <w:rsid w:val="00710DAA"/>
    <w:pPr>
      <w:spacing w:before="100" w:beforeAutospacing="1" w:after="100" w:afterAutospacing="1" w:line="240" w:lineRule="auto"/>
    </w:pPr>
    <w:rPr>
      <w:rFonts w:eastAsia="Times New Roman" w:cs="Times New Roman"/>
      <w:kern w:val="0"/>
      <w:sz w:val="24"/>
      <w:lang w:val="en-US"/>
      <w14:ligatures w14:val="none"/>
    </w:rPr>
  </w:style>
  <w:style w:type="table" w:styleId="TableGrid">
    <w:name w:val="Table Grid"/>
    <w:basedOn w:val="TableNormal"/>
    <w:uiPriority w:val="99"/>
    <w:rsid w:val="00E81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3F6B3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3A7634"/>
    <w:rPr>
      <w:color w:val="467886" w:themeColor="hyperlink"/>
      <w:u w:val="single"/>
    </w:rPr>
  </w:style>
  <w:style w:type="character" w:styleId="UnresolvedMention">
    <w:name w:val="Unresolved Mention"/>
    <w:basedOn w:val="DefaultParagraphFont"/>
    <w:uiPriority w:val="99"/>
    <w:semiHidden/>
    <w:unhideWhenUsed/>
    <w:rsid w:val="003A7634"/>
    <w:rPr>
      <w:color w:val="605E5C"/>
      <w:shd w:val="clear" w:color="auto" w:fill="E1DFDD"/>
    </w:rPr>
  </w:style>
  <w:style w:type="paragraph" w:styleId="TOCHeading">
    <w:name w:val="TOC Heading"/>
    <w:basedOn w:val="Heading1"/>
    <w:next w:val="Normal"/>
    <w:uiPriority w:val="39"/>
    <w:unhideWhenUsed/>
    <w:qFormat/>
    <w:rsid w:val="001F4AA8"/>
    <w:pPr>
      <w:spacing w:before="240" w:line="259" w:lineRule="auto"/>
      <w:jc w:val="left"/>
      <w:outlineLvl w:val="9"/>
    </w:pPr>
    <w:rPr>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1F4AA8"/>
    <w:pPr>
      <w:spacing w:after="100"/>
    </w:pPr>
  </w:style>
  <w:style w:type="paragraph" w:styleId="TOC2">
    <w:name w:val="toc 2"/>
    <w:basedOn w:val="Normal"/>
    <w:next w:val="Normal"/>
    <w:autoRedefine/>
    <w:uiPriority w:val="39"/>
    <w:unhideWhenUsed/>
    <w:rsid w:val="001F4AA8"/>
    <w:pPr>
      <w:spacing w:after="100"/>
      <w:ind w:left="260"/>
    </w:pPr>
  </w:style>
  <w:style w:type="paragraph" w:styleId="TOC3">
    <w:name w:val="toc 3"/>
    <w:basedOn w:val="Normal"/>
    <w:next w:val="Normal"/>
    <w:autoRedefine/>
    <w:uiPriority w:val="39"/>
    <w:unhideWhenUsed/>
    <w:rsid w:val="001F4AA8"/>
    <w:pPr>
      <w:spacing w:after="100"/>
      <w:ind w:left="520"/>
    </w:pPr>
  </w:style>
  <w:style w:type="paragraph" w:styleId="TOC4">
    <w:name w:val="toc 4"/>
    <w:basedOn w:val="Normal"/>
    <w:next w:val="Normal"/>
    <w:autoRedefine/>
    <w:uiPriority w:val="39"/>
    <w:unhideWhenUsed/>
    <w:rsid w:val="001F4AA8"/>
    <w:pPr>
      <w:spacing w:after="100" w:line="278" w:lineRule="auto"/>
      <w:ind w:left="720"/>
    </w:pPr>
    <w:rPr>
      <w:rFonts w:asciiTheme="minorHAnsi" w:eastAsiaTheme="minorEastAsia" w:hAnsiTheme="minorHAnsi"/>
      <w:sz w:val="24"/>
      <w:lang w:val="en-US"/>
    </w:rPr>
  </w:style>
  <w:style w:type="paragraph" w:styleId="TOC5">
    <w:name w:val="toc 5"/>
    <w:basedOn w:val="Normal"/>
    <w:next w:val="Normal"/>
    <w:autoRedefine/>
    <w:uiPriority w:val="39"/>
    <w:unhideWhenUsed/>
    <w:rsid w:val="001F4AA8"/>
    <w:pPr>
      <w:spacing w:after="100" w:line="278" w:lineRule="auto"/>
      <w:ind w:left="960"/>
    </w:pPr>
    <w:rPr>
      <w:rFonts w:asciiTheme="minorHAnsi" w:eastAsiaTheme="minorEastAsia" w:hAnsiTheme="minorHAnsi"/>
      <w:sz w:val="24"/>
      <w:lang w:val="en-US"/>
    </w:rPr>
  </w:style>
  <w:style w:type="paragraph" w:styleId="TOC6">
    <w:name w:val="toc 6"/>
    <w:basedOn w:val="Normal"/>
    <w:next w:val="Normal"/>
    <w:autoRedefine/>
    <w:uiPriority w:val="39"/>
    <w:unhideWhenUsed/>
    <w:rsid w:val="001F4AA8"/>
    <w:pPr>
      <w:spacing w:after="100" w:line="278" w:lineRule="auto"/>
      <w:ind w:left="1200"/>
    </w:pPr>
    <w:rPr>
      <w:rFonts w:asciiTheme="minorHAnsi" w:eastAsiaTheme="minorEastAsia" w:hAnsiTheme="minorHAnsi"/>
      <w:sz w:val="24"/>
      <w:lang w:val="en-US"/>
    </w:rPr>
  </w:style>
  <w:style w:type="paragraph" w:styleId="TOC7">
    <w:name w:val="toc 7"/>
    <w:basedOn w:val="Normal"/>
    <w:next w:val="Normal"/>
    <w:autoRedefine/>
    <w:uiPriority w:val="39"/>
    <w:unhideWhenUsed/>
    <w:rsid w:val="001F4AA8"/>
    <w:pPr>
      <w:spacing w:after="100" w:line="278" w:lineRule="auto"/>
      <w:ind w:left="1440"/>
    </w:pPr>
    <w:rPr>
      <w:rFonts w:asciiTheme="minorHAnsi" w:eastAsiaTheme="minorEastAsia" w:hAnsiTheme="minorHAnsi"/>
      <w:sz w:val="24"/>
      <w:lang w:val="en-US"/>
    </w:rPr>
  </w:style>
  <w:style w:type="paragraph" w:styleId="TOC8">
    <w:name w:val="toc 8"/>
    <w:basedOn w:val="Normal"/>
    <w:next w:val="Normal"/>
    <w:autoRedefine/>
    <w:uiPriority w:val="39"/>
    <w:unhideWhenUsed/>
    <w:rsid w:val="001F4AA8"/>
    <w:pPr>
      <w:spacing w:after="100" w:line="278" w:lineRule="auto"/>
      <w:ind w:left="1680"/>
    </w:pPr>
    <w:rPr>
      <w:rFonts w:asciiTheme="minorHAnsi" w:eastAsiaTheme="minorEastAsia" w:hAnsiTheme="minorHAnsi"/>
      <w:sz w:val="24"/>
      <w:lang w:val="en-US"/>
    </w:rPr>
  </w:style>
  <w:style w:type="paragraph" w:styleId="TOC9">
    <w:name w:val="toc 9"/>
    <w:basedOn w:val="Normal"/>
    <w:next w:val="Normal"/>
    <w:autoRedefine/>
    <w:uiPriority w:val="39"/>
    <w:unhideWhenUsed/>
    <w:rsid w:val="001F4AA8"/>
    <w:pPr>
      <w:spacing w:after="100" w:line="278" w:lineRule="auto"/>
      <w:ind w:left="1920"/>
    </w:pPr>
    <w:rPr>
      <w:rFonts w:asciiTheme="minorHAnsi" w:eastAsiaTheme="minorEastAsia" w:hAnsiTheme="minorHAnsi"/>
      <w:sz w:val="24"/>
      <w:lang w:val="en-US"/>
    </w:rPr>
  </w:style>
  <w:style w:type="paragraph" w:styleId="Revision">
    <w:name w:val="Revision"/>
    <w:hidden/>
    <w:uiPriority w:val="99"/>
    <w:semiHidden/>
    <w:rsid w:val="00A56170"/>
    <w:pPr>
      <w:spacing w:after="0" w:line="240" w:lineRule="auto"/>
    </w:pPr>
    <w:rPr>
      <w:rFonts w:ascii="Times New Roman" w:hAnsi="Times New Roman"/>
      <w:sz w:val="26"/>
    </w:rPr>
  </w:style>
  <w:style w:type="paragraph" w:styleId="TableofFigures">
    <w:name w:val="table of figures"/>
    <w:basedOn w:val="Normal"/>
    <w:next w:val="Normal"/>
    <w:uiPriority w:val="99"/>
    <w:unhideWhenUsed/>
    <w:rsid w:val="008F0F83"/>
    <w:pPr>
      <w:spacing w:after="0"/>
    </w:pPr>
  </w:style>
  <w:style w:type="paragraph" w:styleId="Bibliography">
    <w:name w:val="Bibliography"/>
    <w:basedOn w:val="Normal"/>
    <w:next w:val="Normal"/>
    <w:uiPriority w:val="37"/>
    <w:unhideWhenUsed/>
    <w:rsid w:val="00D832BF"/>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learn.unity.com/course/2d-game-development-with-unity" TargetMode="External"/><Relationship Id="rId68" Type="http://schemas.openxmlformats.org/officeDocument/2006/relationships/hyperlink" Target="https://www.youtube.com/c/BMo" TargetMode="External"/><Relationship Id="rId16" Type="http://schemas.openxmlformats.org/officeDocument/2006/relationships/image" Target="media/image7.jpe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yperlink" Target="https://docs.unity3d.com/Packages/com.unity.textmeshpro@3.0/" TargetMode="External"/><Relationship Id="rId66" Type="http://schemas.openxmlformats.org/officeDocument/2006/relationships/hyperlink" Target="https://www.youtube.com/c/CodeMonkeyUnity" TargetMode="External"/><Relationship Id="rId74" Type="http://schemas.openxmlformats.org/officeDocument/2006/relationships/hyperlink" Target="https://gdcvault.com/play/1025945/" TargetMode="External"/><Relationship Id="rId5" Type="http://schemas.openxmlformats.org/officeDocument/2006/relationships/webSettings" Target="webSettings.xml"/><Relationship Id="rId61" Type="http://schemas.openxmlformats.org/officeDocument/2006/relationships/hyperlink" Target="https://docs.microsoft.com/en-us/dotnet/csharp/language-reference/" TargetMode="External"/><Relationship Id="rId19" Type="http://schemas.openxmlformats.org/officeDocument/2006/relationships/image" Target="media/image8.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s://docs.unity3d.com/Packages/com.unity.inputsystem@1.3/" TargetMode="External"/><Relationship Id="rId64" Type="http://schemas.openxmlformats.org/officeDocument/2006/relationships/hyperlink" Target="https://blog.unity.com/technology/physics-best-practices" TargetMode="External"/><Relationship Id="rId69" Type="http://schemas.openxmlformats.org/officeDocument/2006/relationships/hyperlink" Target="https://newzoo.com/resources/trend-reports/newzoos-global-games-market-report-2023-free-version" TargetMode="External"/><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0.png"/><Relationship Id="rId72" Type="http://schemas.openxmlformats.org/officeDocument/2006/relationships/hyperlink" Target="https://developer.android.com/guide/app-bundle" TargetMode="Externa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eader" Target="header2.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docs.unity3d.com/Packages/com.unity.render-pipelines.universal@12.1/" TargetMode="External"/><Relationship Id="rId67" Type="http://schemas.openxmlformats.org/officeDocument/2006/relationships/hyperlink" Target="https://www.youtube.com/c/Brackeys"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developer.android.com/docs" TargetMode="External"/><Relationship Id="rId70" Type="http://schemas.openxmlformats.org/officeDocument/2006/relationships/hyperlink" Target="https://gs.statcounter.com/os-market-share/mobile/worldwide"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s://docs.unity3d.com/Packages/com.unity.cinemachine@2.8/" TargetMode="External"/><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s://arongranberg.com/astar/documentation/" TargetMode="External"/><Relationship Id="rId65" Type="http://schemas.openxmlformats.org/officeDocument/2006/relationships/hyperlink" Target="https://www.udemy.com/user/thomasbrush/" TargetMode="External"/><Relationship Id="rId73" Type="http://schemas.openxmlformats.org/officeDocument/2006/relationships/hyperlink" Target="https://gdcvault.com/play/1025245/"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oter" Target="footer2.xml"/><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hyperlink" Target="https://docs.unity3d.com/2021.3/Documentation/Manual/" TargetMode="External"/><Relationship Id="rId76"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unity.com/resources/gaming-report" TargetMode="External"/><Relationship Id="rId2" Type="http://schemas.openxmlformats.org/officeDocument/2006/relationships/numbering" Target="numbering.xml"/><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891CBC-6EB9-4183-8E88-7D6DA6956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3787</TotalTime>
  <Pages>94</Pages>
  <Words>18208</Words>
  <Characters>103787</Characters>
  <Application>Microsoft Office Word</Application>
  <DocSecurity>0</DocSecurity>
  <Lines>864</Lines>
  <Paragraphs>243</Paragraphs>
  <ScaleCrop>false</ScaleCrop>
  <Company/>
  <LinksUpToDate>false</LinksUpToDate>
  <CharactersWithSpaces>121752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hoang</dc:creator>
  <cp:keywords/>
  <dc:description/>
  <cp:lastModifiedBy>an hoang</cp:lastModifiedBy>
  <cp:revision>34</cp:revision>
  <dcterms:created xsi:type="dcterms:W3CDTF">2026-03-15T15:49:00Z</dcterms:created>
  <dcterms:modified xsi:type="dcterms:W3CDTF">2026-05-23T21:25:00Z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id="vPbI9Qr3"/&gt;&lt;style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